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FAF08" w14:textId="3056EC60" w:rsidR="00AD6419" w:rsidRDefault="00D50E71">
      <w:r>
        <w:t xml:space="preserve">Baseline </w:t>
      </w:r>
      <w:del w:id="0" w:author="Anson Lai" w:date="2026-09-10T18:46:00Z" w16du:dateUtc="2026-09-11T01:46:00Z">
        <w:r w:rsidDel="00D50E71">
          <w:delText xml:space="preserve">start </w:delText>
        </w:r>
      </w:del>
      <w:ins w:id="1" w:author="John Doe" w:date="2026-09-10T18:46:00Z" w16du:dateUtc="2026-09-11T01:46:00Z">
        <w:del w:id="2" w:author="Anson Lai" w:date="2026-09-10T18:46:00Z" w16du:dateUtc="2026-09-11T01:46:00Z">
          <w:r w:rsidDel="00D50E71">
            <w:delText xml:space="preserve">inserted </w:delText>
          </w:r>
        </w:del>
        <w:r>
          <w:t>finish.</w:t>
        </w:r>
      </w:ins>
    </w:p>
    <w:sectPr w:rsidR="00AD64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son Lai">
    <w15:presenceInfo w15:providerId="None" w15:userId="Anson Lai"/>
  </w15:person>
  <w15:person w15:author="John Doe">
    <w15:presenceInfo w15:providerId="None" w15:userId="John Do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71"/>
    <w:rsid w:val="001629B3"/>
    <w:rsid w:val="00356848"/>
    <w:rsid w:val="00370D9D"/>
    <w:rsid w:val="007E7AD1"/>
    <w:rsid w:val="00AD6419"/>
    <w:rsid w:val="00B97680"/>
    <w:rsid w:val="00D50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3CA0"/>
  <w15:chartTrackingRefBased/>
  <w15:docId w15:val="{6EB2B82E-67AC-4F2D-AC8F-3F2257FEF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7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D50E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Anson Lai</dc:creator>
  <cp:keywords/>
  <dc:description/>
  <cp:lastModifiedBy>Anson Lai</cp:lastModifiedBy>
  <cp:revision>1</cp:revision>
  <dcterms:created xsi:type="dcterms:W3CDTF">2026-09-11T01:46:00Z</dcterms:created>
  <dcterms:modified xsi:type="dcterms:W3CDTF">2026-09-11T01:46:00Z</dcterms:modified>
</cp:coreProperties>
</file>