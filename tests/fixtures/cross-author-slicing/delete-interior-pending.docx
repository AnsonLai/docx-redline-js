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F7182" w14:textId="46B24885" w:rsidR="00AD6419" w:rsidRDefault="00537CCD">
      <w:r>
        <w:t xml:space="preserve">Background. </w:t>
      </w:r>
      <w:ins w:id="0" w:author="John Doe" w:date="2026-09-10T18:46:00Z" w16du:dateUtc="2026-09-11T01:46:00Z">
        <w:r>
          <w:t xml:space="preserve">The Platform will process the Data to </w:t>
        </w:r>
        <w:del w:id="1" w:author="Anson Lai" w:date="2026-09-10T18:46:00Z" w16du:dateUtc="2026-09-11T01:46:00Z">
          <w:r w:rsidDel="00537CCD">
            <w:delText xml:space="preserve">generate </w:delText>
          </w:r>
        </w:del>
        <w:r>
          <w:t>deliverables for Client.</w:t>
        </w:r>
      </w:ins>
    </w:p>
    <w:sectPr w:rsidR="00AD6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hn Doe">
    <w15:presenceInfo w15:providerId="None" w15:userId="John Doe"/>
  </w15:person>
  <w15:person w15:author="Anson Lai">
    <w15:presenceInfo w15:providerId="None" w15:userId="Anson La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CCD"/>
    <w:rsid w:val="001629B3"/>
    <w:rsid w:val="00356848"/>
    <w:rsid w:val="00370D9D"/>
    <w:rsid w:val="00537CCD"/>
    <w:rsid w:val="007E7AD1"/>
    <w:rsid w:val="00AD6419"/>
    <w:rsid w:val="00B9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7B462"/>
  <w15:chartTrackingRefBased/>
  <w15:docId w15:val="{B3D9EA5B-4C12-4CBA-AC38-E322897FE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C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C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C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C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C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C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C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C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C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CCD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537C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Anson Lai</dc:creator>
  <cp:keywords/>
  <dc:description/>
  <cp:lastModifiedBy>Anson Lai</cp:lastModifiedBy>
  <cp:revision>1</cp:revision>
  <dcterms:created xsi:type="dcterms:W3CDTF">2026-09-11T01:46:00Z</dcterms:created>
  <dcterms:modified xsi:type="dcterms:W3CDTF">2026-09-11T01:46:00Z</dcterms:modified>
</cp:coreProperties>
</file>