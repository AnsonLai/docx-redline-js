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EF7D" w14:textId="6BDFB55D" w:rsidR="00AD6419" w:rsidRDefault="00FE35FE">
      <w:r>
        <w:t xml:space="preserve">Provision </w:t>
      </w:r>
      <w:ins w:id="0" w:author="John Doe" w:date="2026-09-10T18:46:00Z" w16du:dateUtc="2026-09-11T01:46:00Z">
        <w:r>
          <w:t xml:space="preserve">first draft </w:t>
        </w:r>
        <w:del w:id="1" w:author="Anson Lai" w:date="2026-09-10T18:46:00Z" w16du:dateUtc="2026-09-11T01:46:00Z">
          <w:r w:rsidDel="00FE35FE">
            <w:delText xml:space="preserve">of the proposal </w:delText>
          </w:r>
        </w:del>
        <w:r>
          <w:t xml:space="preserve">with </w:t>
        </w:r>
        <w:del w:id="2" w:author="Chris Davis" w:date="2026-09-10T18:46:00Z" w16du:dateUtc="2026-09-11T01:46:00Z">
          <w:r w:rsidDel="00FE35FE">
            <w:delText xml:space="preserve">initial </w:delText>
          </w:r>
        </w:del>
        <w:r>
          <w:t>metrics.</w:t>
        </w:r>
      </w:ins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Doe">
    <w15:presenceInfo w15:providerId="None" w15:userId="John Doe"/>
  </w15:person>
  <w15:person w15:author="Anson Lai">
    <w15:presenceInfo w15:providerId="None" w15:userId="Anson Lai"/>
  </w15:person>
  <w15:person w15:author="Chris Davis">
    <w15:presenceInfo w15:providerId="None" w15:userId="Chris Dav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FE"/>
    <w:rsid w:val="001629B3"/>
    <w:rsid w:val="00356848"/>
    <w:rsid w:val="00370D9D"/>
    <w:rsid w:val="007E7AD1"/>
    <w:rsid w:val="00AD6419"/>
    <w:rsid w:val="00B97680"/>
    <w:rsid w:val="00FE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894E"/>
  <w15:chartTrackingRefBased/>
  <w15:docId w15:val="{2F4055F1-15B4-4FE8-BDAD-95BB4625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F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E35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Chris Davis</cp:lastModifiedBy>
  <cp:revision>1</cp:revision>
  <dcterms:created xsi:type="dcterms:W3CDTF">2026-09-11T01:46:00Z</dcterms:created>
  <dcterms:modified xsi:type="dcterms:W3CDTF">2026-09-11T01:46:00Z</dcterms:modified>
</cp:coreProperties>
</file>