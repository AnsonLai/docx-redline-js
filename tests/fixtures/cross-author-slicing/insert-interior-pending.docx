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54DB" w14:textId="4F6AC5D5" w:rsidR="00AD6419" w:rsidRDefault="004A3A51">
      <w:r>
        <w:t xml:space="preserve">Contract terms </w:t>
      </w:r>
      <w:ins w:id="0" w:author="John Doe" w:date="2026-09-10T18:46:00Z" w16du:dateUtc="2026-09-11T01:46:00Z">
        <w:r>
          <w:t xml:space="preserve">amended by this </w:t>
        </w:r>
      </w:ins>
      <w:ins w:id="1" w:author="Anson Lai" w:date="2026-09-10T18:46:00Z" w16du:dateUtc="2026-09-11T01:46:00Z">
        <w:r>
          <w:t xml:space="preserve">MASTER </w:t>
        </w:r>
      </w:ins>
      <w:ins w:id="2" w:author="John Doe" w:date="2026-09-10T18:46:00Z" w16du:dateUtc="2026-09-11T01:46:00Z">
        <w:r>
          <w:t>Agreement.</w:t>
        </w:r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oe">
    <w15:presenceInfo w15:providerId="None" w15:userId="John Doe"/>
  </w15:person>
  <w15:person w15:author="Anson Lai">
    <w15:presenceInfo w15:providerId="None" w15:userId="Anson L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51"/>
    <w:rsid w:val="001629B3"/>
    <w:rsid w:val="00356848"/>
    <w:rsid w:val="00370D9D"/>
    <w:rsid w:val="004A3A51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6E78"/>
  <w15:chartTrackingRefBased/>
  <w15:docId w15:val="{197915CA-D8A4-450B-A47B-F86194E8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5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A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Anson Lai</cp:lastModifiedBy>
  <cp:revision>1</cp:revision>
  <dcterms:created xsi:type="dcterms:W3CDTF">2026-09-11T01:46:00Z</dcterms:created>
  <dcterms:modified xsi:type="dcterms:W3CDTF">2026-09-11T01:46:00Z</dcterms:modified>
</cp:coreProperties>
</file>