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ED1B1" w14:textId="19D2767A" w:rsidR="00AD6419" w:rsidRDefault="00B202DE">
      <w:r>
        <w:t xml:space="preserve">Section 1. </w:t>
      </w:r>
      <w:ins w:id="0" w:author="John Doe" w:date="2026-09-10T18:46:00Z" w16du:dateUtc="2026-09-11T01:46:00Z">
        <w:del w:id="1" w:author="Anson Lai" w:date="2026-09-10T18:46:00Z" w16du:dateUtc="2026-09-11T01:46:00Z">
          <w:r w:rsidDel="00B202DE">
            <w:delText xml:space="preserve">Notwithstanding anything to the contrary, </w:delText>
          </w:r>
        </w:del>
        <w:r>
          <w:t>the confidentiality terms remain in effect.</w:t>
        </w:r>
      </w:ins>
    </w:p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hn Doe">
    <w15:presenceInfo w15:providerId="None" w15:userId="John Doe"/>
  </w15:person>
  <w15:person w15:author="Anson Lai">
    <w15:presenceInfo w15:providerId="None" w15:userId="Anson La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DE"/>
    <w:rsid w:val="001629B3"/>
    <w:rsid w:val="00356848"/>
    <w:rsid w:val="00370D9D"/>
    <w:rsid w:val="007E7AD1"/>
    <w:rsid w:val="00AD6419"/>
    <w:rsid w:val="00B202DE"/>
    <w:rsid w:val="00B9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9EAE7"/>
  <w15:chartTrackingRefBased/>
  <w15:docId w15:val="{3C765567-54F6-49CE-915B-20123C4C7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2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2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2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2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2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2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2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2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2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2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2DE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B202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Anson Lai</dc:creator>
  <cp:keywords/>
  <dc:description/>
  <cp:lastModifiedBy>Anson Lai</cp:lastModifiedBy>
  <cp:revision>1</cp:revision>
  <dcterms:created xsi:type="dcterms:W3CDTF">2026-09-11T01:46:00Z</dcterms:created>
  <dcterms:modified xsi:type="dcterms:W3CDTF">2026-09-11T01:46:00Z</dcterms:modified>
</cp:coreProperties>
</file>