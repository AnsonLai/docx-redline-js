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550B" w14:textId="4B6E4CC1" w:rsidR="00AD6419" w:rsidRDefault="00643C04">
      <w:r>
        <w:t xml:space="preserve">Compliance: </w:t>
      </w:r>
      <w:ins w:id="0" w:author="John Doe" w:date="2026-09-10T18:46:00Z" w16du:dateUtc="2026-09-11T01:46:00Z">
        <w:r>
          <w:t>subject to Section 4.2</w:t>
        </w:r>
        <w:del w:id="1" w:author="Anson Lai" w:date="2026-09-10T18:46:00Z" w16du:dateUtc="2026-09-11T01:46:00Z">
          <w:r w:rsidDel="00643C04">
            <w:delText xml:space="preserve"> and applicable standards.</w:delText>
          </w:r>
        </w:del>
      </w:ins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Doe">
    <w15:presenceInfo w15:providerId="None" w15:userId="John Doe"/>
  </w15:person>
  <w15:person w15:author="Anson Lai">
    <w15:presenceInfo w15:providerId="None" w15:userId="Anson La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04"/>
    <w:rsid w:val="001629B3"/>
    <w:rsid w:val="00356848"/>
    <w:rsid w:val="00370D9D"/>
    <w:rsid w:val="00643C04"/>
    <w:rsid w:val="007E7AD1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8401"/>
  <w15:chartTrackingRefBased/>
  <w15:docId w15:val="{7F1325FE-4805-4837-8B66-6AEBF7DC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0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43C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1</cp:revision>
  <dcterms:created xsi:type="dcterms:W3CDTF">2026-09-11T01:46:00Z</dcterms:created>
  <dcterms:modified xsi:type="dcterms:W3CDTF">2026-09-11T01:46:00Z</dcterms:modified>
</cp:coreProperties>
</file>