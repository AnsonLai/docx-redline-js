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color w:val="1F4D78"/>
          <w:sz w:val="36"/>
          <w:szCs w:val="36"/>
        </w:rPr>
        <w:t xml:space="preserve">Mixed Contract Operations Stress Fixture</w:t>
      </w:r>
    </w:p>
    <w:p>
      <w:pPr>
        <w:spacing w:after="240"/>
      </w:pPr>
      <w:r>
        <w:rPr>
          <w:i/>
          <w:color w:val="666666"/>
          <w:sz w:val="20"/>
          <w:szCs w:val="20"/>
        </w:rPr>
        <w:t xml:space="preserve">Second review round - prior revisions accepted per block, then re-redlined</w:t>
      </w:r>
    </w:p>
    <w:p xmlns:w="http://schemas.openxmlformats.org/wordprocessingml/2006/main">
      <w:pPr>
        <w:spacing w:after="120" w:line="280" w:lineRule="auto"/>
      </w:pPr>
      <w:r>
        <w:rPr>
          <w:b/>
          <w:color w:val="2E74B5"/>
          <w:sz w:val="28"/>
          <w:szCs w:val="28"/>
        </w:rPr>
        <w:t xml:space="preserve">Paragraph revisions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</w:t>
      </w:r>
      <w:del w:id="5000" w:author="Round Two Reviewer" w:date="2026-09-03T18:23:57.867Z">
        <w:r>
          <w:rPr>
            <w:rFonts w:ascii="Calibri" w:hAnsi="Calibri"/>
            <w:sz w:val="22"/>
            <w:szCs w:val="22"/>
          </w:rPr>
          <w:delText xml:space="preserve">supplier</w:delText>
        </w:r>
      </w:del>
      <w:ins w:id="5001" w:author="Round Two Reviewer" w:date="2026-09-03T18:23:57.867Z">
        <w:r>
          <w:rPr>
            <w:rFonts w:ascii="Calibri" w:hAnsi="Calibri"/>
            <w:sz w:val="22"/>
            <w:szCs w:val="22"/>
          </w:rPr>
          <w:t>contractor</w:t>
        </w:r>
      </w:ins>
      <w:r>
        <w:rPr>
          <w:rFonts w:ascii="Calibri" w:hAnsi="Calibri"/>
          <w:sz w:val="22"/>
          <w:szCs w:val="22"/>
        </w:rPr>
        <w:t xml:space="preserve"> will retain </w:t>
      </w:r>
      <w:ins w:id="5002" w:author="Round Two Reviewer" w:date="2026-09-03T18:23:57.868Z">
        <w:r>
          <w:rPr>
            <w:rFonts w:ascii="Calibri" w:hAnsi="Calibri"/>
            <w:sz w:val="22"/>
            <w:szCs w:val="22"/>
          </w:rPr>
          <w:t xml:space="preserve">complete </w:t>
        </w:r>
      </w:ins>
      <w:r>
        <w:rPr>
          <w:rFonts w:ascii="Calibri" w:hAnsi="Calibri"/>
          <w:sz w:val="22"/>
          <w:szCs w:val="22"/>
        </w:rPr>
        <w:t xml:space="preserve">audit records for </w:t>
      </w:r>
      <w:del w:id="5003" w:author="Round Two Reviewer" w:date="2026-09-03T18:23:57.868Z">
        <w:r>
          <w:rPr>
            <w:rFonts w:ascii="Calibri" w:hAnsi="Calibri"/>
            <w:sz w:val="22"/>
            <w:szCs w:val="22"/>
          </w:rPr>
          <w:delText xml:space="preserve">five</w:delText>
        </w:r>
      </w:del>
      <w:ins w:id="5004" w:author="Round Two Reviewer" w:date="2026-09-03T18:23:57.868Z">
        <w:r>
          <w:rPr>
            <w:rFonts w:ascii="Calibri" w:hAnsi="Calibri"/>
            <w:sz w:val="22"/>
            <w:szCs w:val="22"/>
          </w:rPr>
          <w:t>seven</w:t>
        </w:r>
      </w:ins>
      <w:r>
        <w:rPr>
          <w:rFonts w:ascii="Calibri" w:hAnsi="Calibri"/>
          <w:sz w:val="22"/>
          <w:szCs w:val="22"/>
        </w:rPr>
        <w:t xml:space="preserve"> years.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Notices </w:t>
      </w:r>
      <w:del w:id="5005" w:author="Round Two Reviewer" w:date="2026-09-03T18:23:57.869Z">
        <w:r>
          <w:rPr>
            <w:rFonts w:ascii="Calibri" w:hAnsi="Calibri"/>
            <w:sz w:val="22"/>
            <w:szCs w:val="22"/>
          </w:rPr>
          <w:delText xml:space="preserve">may</w:delText>
        </w:r>
      </w:del>
      <w:ins w:id="5006" w:author="Round Two Reviewer" w:date="2026-09-03T18:23:57.869Z">
        <w:r>
          <w:rPr>
            <w:rFonts w:ascii="Calibri" w:hAnsi="Calibri"/>
            <w:sz w:val="22"/>
            <w:szCs w:val="22"/>
          </w:rPr>
          <w:t>must</w:t>
        </w:r>
      </w:ins>
      <w:r>
        <w:rPr>
          <w:rFonts w:ascii="Calibri" w:hAnsi="Calibri"/>
          <w:sz w:val="22"/>
          <w:szCs w:val="22"/>
        </w:rPr>
        <w:t xml:space="preserve"> be delivered by </w:t>
      </w:r>
      <w:del w:id="5007" w:author="Round Two Reviewer" w:date="2026-09-03T18:23:57.869Z">
        <w:r>
          <w:rPr>
            <w:rFonts w:ascii="Calibri" w:hAnsi="Calibri"/>
            <w:sz w:val="22"/>
            <w:szCs w:val="22"/>
          </w:rPr>
          <w:delText xml:space="preserve">registered mail or secure email.</w:delText>
        </w:r>
      </w:del>
      <w:ins w:id="5008" w:author="Round Two Reviewer" w:date="2026-09-03T18:23:57.869Z">
        <w:r>
          <w:rPr>
            <w:rFonts w:ascii="Calibri" w:hAnsi="Calibri"/>
            <w:sz w:val="22"/>
            <w:szCs w:val="22"/>
          </w:rPr>
          <w:t>secure email with receipt confirmation.</w:t>
        </w:r>
      </w:ins>
    </w:p>
    <w:p xmlns:w="http://schemas.openxmlformats.org/wordprocessingml/2006/main">
      <w:pPr>
        <w:spacing w:after="100" w:line="300" w:lineRule="auto"/>
      </w:pPr>
      <w:del w:id="5009" w:author="Round Two Reviewer" w:date="2026-09-03T18:23:57.870Z">
        <w:r>
          <w:rPr>
            <w:rFonts w:ascii="Calibri" w:hAnsi="Calibri"/>
            <w:sz w:val="22"/>
            <w:szCs w:val="22"/>
          </w:rPr>
          <w:delText xml:space="preserve">The annual</w:delText>
        </w:r>
      </w:del>
      <w:ins w:id="5010" w:author="Round Two Reviewer" w:date="2026-09-03T18:23:57.870Z">
        <w:r>
          <w:rPr>
            <w:rFonts w:ascii="Calibri" w:hAnsi="Calibri"/>
            <w:sz w:val="22"/>
            <w:szCs w:val="22"/>
          </w:rPr>
          <w:t>Each</w:t>
        </w:r>
      </w:ins>
      <w:r>
        <w:rPr>
          <w:rFonts w:ascii="Calibri" w:hAnsi="Calibri"/>
          <w:sz w:val="22"/>
          <w:szCs w:val="22"/>
        </w:rPr>
        <w:t xml:space="preserve"> renewal </w:t>
      </w:r>
      <w:r>
        <w:rPr>
          <w:rFonts w:ascii="Calibri" w:hAnsi="Calibri"/>
          <w:sz w:val="22"/>
          <w:szCs w:val="22"/>
        </w:rPr>
        <w:t xml:space="preserve">requires written </w:t>
      </w:r>
      <w:del w:id="5011" w:author="Round Two Reviewer" w:date="2026-09-03T18:23:57.870Z">
        <w:r>
          <w:rPr>
            <w:rFonts w:ascii="Calibri" w:hAnsi="Calibri"/>
            <w:sz w:val="22"/>
            <w:szCs w:val="22"/>
          </w:rPr>
          <w:delText xml:space="preserve">confirmation.</w:delText>
        </w:r>
      </w:del>
      <w:ins w:id="5012" w:author="Round Two Reviewer" w:date="2026-09-03T18:23:57.870Z">
        <w:r>
          <w:rPr>
            <w:rFonts w:ascii="Calibri" w:hAnsi="Calibri"/>
            <w:sz w:val="22"/>
            <w:szCs w:val="22"/>
          </w:rPr>
          <w:t>confirmation from both parties.</w:t>
        </w:r>
      </w:ins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Service </w:t>
      </w:r>
      <w:del w:id="5013" w:author="Round Two Reviewer" w:date="2026-09-03T18:23:57.871Z">
        <w:r>
          <w:rPr>
            <w:rFonts w:ascii="Calibri" w:hAnsi="Calibri"/>
            <w:b w:val="1"/>
            <w:bCs w:val="1"/>
            <w:i w:val="0"/>
            <w:iCs w:val="0"/>
            <w:strike w:val="0"/>
            <w:sz w:val="22"/>
            <w:szCs w:val="22"/>
            <w:u w:val="none"/>
          </w:rPr>
          <w:delText xml:space="preserve">credits</w:delText>
        </w:r>
      </w:del>
      <w:ins w:id="5015" w:author="Round Two Reviewer" w:date="2026-09-03T18:23:57.872Z">
        <w:r>
          <w:rPr>
            <w:rFonts w:ascii="Calibri" w:hAnsi="Calibri"/>
            <w:b w:val="1"/>
            <w:bCs w:val="1"/>
            <w:i w:val="0"/>
            <w:iCs w:val="0"/>
            <w:strike w:val="0"/>
            <w:sz w:val="22"/>
            <w:szCs w:val="22"/>
            <w:u w:val="none"/>
            <w:rPrChange w:id="5014" w:author="Round Two Reviewer" w:date="2026-09-03T18:23:57.872Z">
              <w:rPr>
                <w:rFonts w:ascii="Calibri" w:hAnsi="Calibri"/>
                <w:b w:val="1"/>
                <w:bCs w:val="1"/>
                <w:i w:val="0"/>
                <w:iCs w:val="0"/>
                <w:strike w:val="0"/>
                <w:sz w:val="22"/>
                <w:szCs w:val="22"/>
                <w:u w:val="none"/>
              </w:rPr>
            </w:rPrChange>
          </w:rPr>
          <w:t>adjustments</w:t>
        </w:r>
      </w:ins>
      <w:r>
        <w:rPr>
          <w:rFonts w:ascii="Calibri" w:hAnsi="Calibri"/>
          <w:sz w:val="22"/>
          <w:szCs w:val="22"/>
        </w:rPr>
        <w:t xml:space="preserve"> are calculated </w:t>
      </w:r>
      <w:del w:id="5016" w:author="Round Two Reviewer" w:date="2026-09-03T18:23:57.872Z">
        <w:r>
          <w:rPr>
            <w:rFonts w:ascii="Calibri" w:hAnsi="Calibri"/>
            <w:sz w:val="22"/>
            <w:szCs w:val="22"/>
          </w:rPr>
          <w:delText xml:space="preserve">monthly.</w:delText>
        </w:r>
      </w:del>
      <w:ins w:id="5017" w:author="Round Two Reviewer" w:date="2026-09-03T18:23:57.872Z">
        <w:r>
          <w:rPr>
            <w:rFonts w:ascii="Calibri" w:hAnsi="Calibri"/>
            <w:sz w:val="22"/>
            <w:szCs w:val="22"/>
          </w:rPr>
          <w:t>quarterly.</w:t>
        </w:r>
      </w:ins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customer may request </w:t>
      </w:r>
      <w:del w:id="5018" w:author="Round Two Reviewer" w:date="2026-09-03T18:23:57.873Z">
        <w:r>
          <w:rPr>
            <w:rFonts w:ascii="Calibri" w:hAnsi="Calibri"/>
            <w:sz w:val="22"/>
            <w:szCs w:val="22"/>
          </w:rPr>
          <w:delText xml:space="preserve">two</w:delText>
        </w:r>
      </w:del>
      <w:ins w:id="5019" w:author="Round Two Reviewer" w:date="2026-09-03T18:23:57.873Z">
        <w:r>
          <w:rPr>
            <w:rFonts w:ascii="Calibri" w:hAnsi="Calibri"/>
            <w:sz w:val="22"/>
            <w:szCs w:val="22"/>
          </w:rPr>
          <w:t>quarterly</w:t>
        </w:r>
      </w:ins>
      <w:r>
        <w:rPr>
          <w:rFonts w:ascii="Calibri" w:hAnsi="Calibri"/>
          <w:sz w:val="22"/>
          <w:szCs w:val="22"/>
        </w:rPr>
        <w:t xml:space="preserve"> compliance </w:t>
      </w:r>
      <w:del w:id="5020" w:author="Round Two Reviewer" w:date="2026-09-03T18:23:57.873Z">
        <w:r>
          <w:rPr>
            <w:rFonts w:ascii="Calibri" w:hAnsi="Calibri"/>
            <w:sz w:val="22"/>
            <w:szCs w:val="22"/>
          </w:rPr>
          <w:delText xml:space="preserve">reports each year.</w:delText>
        </w:r>
      </w:del>
      <w:ins w:id="5021" w:author="Round Two Reviewer" w:date="2026-09-03T18:23:57.873Z">
        <w:r>
          <w:rPr>
            <w:rFonts w:ascii="Calibri" w:hAnsi="Calibri"/>
            <w:sz w:val="22"/>
            <w:szCs w:val="22"/>
          </w:rPr>
          <w:t>reports.</w:t>
        </w:r>
      </w:ins>
    </w:p>
    <w:p xmlns:w="http://schemas.openxmlformats.org/wordprocessingml/2006/main">
      <w:pPr>
        <w:pageBreakBefore/>
        <w:spacing w:after="120" w:line="280" w:lineRule="auto"/>
      </w:pPr>
      <w:r>
        <w:rPr>
          <w:b/>
          <w:color w:val="2E74B5"/>
          <w:sz w:val="28"/>
          <w:szCs w:val="28"/>
        </w:rPr>
        <w:t xml:space="preserve">Bullet and numbered-list revisions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Verify </w:t>
      </w:r>
      <w:r>
        <w:rPr>
          <w:rFonts w:ascii="Calibri" w:hAnsi="Calibri"/>
          <w:sz w:val="22"/>
          <w:szCs w:val="22"/>
        </w:rPr>
        <w:t xml:space="preserve">current </w:t>
      </w:r>
      <w:r>
        <w:rPr>
          <w:rFonts w:ascii="Calibri" w:hAnsi="Calibri"/>
          <w:sz w:val="22"/>
          <w:szCs w:val="22"/>
        </w:rPr>
        <w:t xml:space="preserve">insurance </w:t>
      </w:r>
      <w:del w:id="5022" w:author="Round Two Reviewer" w:date="2026-09-03T18:23:57.875Z">
        <w:r>
          <w:rPr>
            <w:rFonts w:ascii="Calibri" w:hAnsi="Calibri"/>
            <w:sz w:val="22"/>
            <w:szCs w:val="22"/>
          </w:rPr>
          <w:delText xml:space="preserve">certificates.</w:delText>
        </w:r>
      </w:del>
      <w:ins w:id="5023" w:author="Round Two Reviewer" w:date="2026-09-03T18:23:57.875Z">
        <w:r>
          <w:rPr>
            <w:rFonts w:ascii="Calibri" w:hAnsi="Calibri"/>
            <w:sz w:val="22"/>
            <w:szCs w:val="22"/>
          </w:rPr>
          <w:t>certificates and endorsements.</w:t>
        </w:r>
      </w:ins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Review </w:t>
      </w:r>
      <w:ins w:id="5024" w:author="Round Two Reviewer" w:date="2026-09-03T18:23:57.876Z">
        <w:r>
          <w:rPr>
            <w:rFonts w:ascii="Calibri" w:hAnsi="Calibri"/>
            <w:sz w:val="22"/>
            <w:szCs w:val="22"/>
          </w:rPr>
          <w:t xml:space="preserve">and recertify </w:t>
        </w:r>
      </w:ins>
      <w:r>
        <w:rPr>
          <w:rFonts w:ascii="Calibri" w:hAnsi="Calibri"/>
          <w:sz w:val="22"/>
          <w:szCs w:val="22"/>
        </w:rPr>
        <w:t xml:space="preserve">approved </w:t>
      </w:r>
      <w:r>
        <w:rPr>
          <w:rFonts w:ascii="Calibri" w:hAnsi="Calibri"/>
          <w:sz w:val="22"/>
          <w:szCs w:val="22"/>
        </w:rPr>
        <w:t>subcontractor access.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Log all </w:t>
      </w:r>
      <w:r>
        <w:rPr>
          <w:rFonts w:ascii="Calibri" w:hAnsi="Calibri"/>
          <w:sz w:val="22"/>
          <w:szCs w:val="22"/>
        </w:rPr>
        <w:t xml:space="preserve">material </w:t>
      </w:r>
      <w:r>
        <w:rPr>
          <w:rFonts w:ascii="Calibri" w:hAnsi="Calibri"/>
          <w:sz w:val="22"/>
          <w:szCs w:val="22"/>
        </w:rPr>
        <w:t xml:space="preserve">security </w:t>
      </w:r>
      <w:del w:id="5025" w:author="Round Two Reviewer" w:date="2026-09-03T18:23:57.877Z">
        <w:r>
          <w:rPr>
            <w:rFonts w:ascii="Calibri" w:hAnsi="Calibri"/>
            <w:sz w:val="22"/>
            <w:szCs w:val="22"/>
          </w:rPr>
          <w:delText xml:space="preserve">incidents.</w:delText>
        </w:r>
      </w:del>
      <w:ins w:id="5026" w:author="Round Two Reviewer" w:date="2026-09-03T18:23:57.877Z">
        <w:r>
          <w:rPr>
            <w:rFonts w:ascii="Calibri" w:hAnsi="Calibri"/>
            <w:sz w:val="22"/>
            <w:szCs w:val="22"/>
          </w:rPr>
          <w:t>incidents within four hours.</w:t>
        </w:r>
      </w:ins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Preserve </w:t>
      </w:r>
      <w:r>
        <w:rPr>
          <w:rFonts w:ascii="Calibri" w:hAnsi="Calibri"/>
          <w:sz w:val="22"/>
          <w:szCs w:val="22"/>
        </w:rPr>
        <w:t xml:space="preserve">signed </w:t>
      </w:r>
      <w:ins w:id="5027" w:author="Round Two Reviewer" w:date="2026-09-03T18:23:57.878Z">
        <w:r>
          <w:rPr>
            <w:rFonts w:ascii="Calibri" w:hAnsi="Calibri"/>
            <w:sz w:val="22"/>
            <w:szCs w:val="22"/>
          </w:rPr>
          <w:t xml:space="preserve">electronic </w:t>
        </w:r>
      </w:ins>
      <w:r>
        <w:rPr>
          <w:rFonts w:ascii="Calibri" w:hAnsi="Calibri"/>
          <w:sz w:val="22"/>
          <w:szCs w:val="22"/>
        </w:rPr>
        <w:t>delivery receipts.</w:t>
      </w:r>
    </w:p>
    <w:p xmlns:w="http://schemas.openxmlformats.org/wordprocessingml/2006/main">
      <w:pPr>
        <w:numPr>
          <w:ilvl w:val="0"/>
          <w:numId w:val="11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Confirm the </w:t>
      </w:r>
      <w:ins w:id="5029" w:author="Round Two Reviewer" w:date="2026-09-03T18:23:57.880Z">
        <w:r>
          <w:rPr>
            <w:rFonts w:ascii="Calibri" w:hAnsi="Calibri"/>
            <w:b w:val="1"/>
            <w:bCs w:val="1"/>
            <w:i w:val="0"/>
            <w:iCs w:val="0"/>
            <w:strike w:val="0"/>
            <w:sz w:val="22"/>
            <w:szCs w:val="22"/>
            <w:u w:val="none"/>
            <w:rPrChange w:id="5028" w:author="Round Two Reviewer" w:date="2026-09-03T18:23:57.880Z">
              <w:rPr>
                <w:rFonts w:ascii="Calibri" w:hAnsi="Calibri"/>
                <w:sz w:val="22"/>
                <w:szCs w:val="22"/>
              </w:rPr>
            </w:rPrChange>
          </w:rPr>
          <w:t xml:space="preserve">executive </w:t>
        </w:r>
      </w:ins>
      <w:r>
        <w:rPr>
          <w:rFonts w:ascii="Calibri" w:hAnsi="Calibri"/>
          <w:b w:val="1"/>
          <w:bCs w:val="1"/>
          <w:i w:val="0"/>
          <w:iCs w:val="0"/>
          <w:strike w:val="0"/>
          <w:sz w:val="22"/>
          <w:szCs w:val="22"/>
          <w:u w:val="none"/>
          <w:rPrChange w:id="5030" w:author="Round Two Reviewer" w:date="2026-09-03T18:23:57.880Z">
            <w:rPr>
              <w:rFonts w:ascii="Calibri" w:hAnsi="Calibri"/>
              <w:b w:val="1"/>
              <w:bCs w:val="1"/>
              <w:i w:val="0"/>
              <w:iCs w:val="0"/>
              <w:strike w:val="0"/>
              <w:sz w:val="22"/>
              <w:szCs w:val="22"/>
              <w:u w:val="none"/>
            </w:rPr>
          </w:rPrChange>
        </w:rPr>
        <w:t>remediation owner</w:t>
      </w:r>
      <w:r>
        <w:rPr>
          <w:rFonts w:ascii="Calibri" w:hAnsi="Calibri"/>
          <w:sz w:val="22"/>
          <w:szCs w:val="22"/>
        </w:rPr>
        <w:t>.</w:t>
      </w:r>
    </w:p>
    <w:p xmlns:w="http://schemas.openxmlformats.org/wordprocessingml/2006/main">
      <w:pPr>
        <w:numPr>
          <w:ilvl w:val="0"/>
          <w:numId w:val="11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Close completed </w:t>
      </w:r>
      <w:r>
        <w:rPr>
          <w:rFonts w:ascii="Calibri" w:hAnsi="Calibri"/>
          <w:sz w:val="22"/>
          <w:szCs w:val="22"/>
        </w:rPr>
        <w:t xml:space="preserve">obligations after </w:t>
      </w:r>
      <w:ins w:id="5031" w:author="Round Two Reviewer" w:date="2026-09-03T18:23:57.881Z">
        <w:r>
          <w:rPr>
            <w:rFonts w:ascii="Calibri" w:hAnsi="Calibri"/>
            <w:sz w:val="22"/>
            <w:szCs w:val="22"/>
          </w:rPr>
          <w:t xml:space="preserve">independent </w:t>
        </w:r>
      </w:ins>
      <w:r>
        <w:rPr>
          <w:rFonts w:ascii="Calibri" w:hAnsi="Calibri"/>
          <w:sz w:val="22"/>
          <w:szCs w:val="22"/>
        </w:rPr>
        <w:t>evidence review.</w:t>
      </w:r>
    </w:p>
    <w:p xmlns:w="http://schemas.openxmlformats.org/wordprocessingml/2006/main">
      <w:pPr>
        <w:pageBreakBefore/>
        <w:spacing w:after="120" w:line="280" w:lineRule="auto"/>
      </w:pPr>
      <w:r>
        <w:rPr>
          <w:b/>
          <w:color w:val="2E74B5"/>
          <w:sz w:val="28"/>
          <w:szCs w:val="28"/>
        </w:rPr>
        <w:t xml:space="preserve">Table revisions</w:t>
      </w:r>
    </w:p>
    <w:tbl xmlns:w="http://schemas.openxmlformats.org/wordprocessingml/2006/main"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rPr/>
        <w:tc>
          <w:tcPr>
            <w:tcW w:w="0" w:type="auto"/>
          </w:tcPr>
          <w:p>
            <w:ins w:id="5033" w:author="Round Two Reviewer" w:date="2026-09-03T18:23:57.885Z">
              <w:r>
                <w:rPr>
                  <w:b/>
                </w:rPr>
                <w:t xml:space="preserve">Clause</w:t>
              </w:r>
            </w:ins>
          </w:p>
        </w:tc>
        <w:tc>
          <w:tcPr>
            <w:tcW w:w="0" w:type="auto"/>
          </w:tcPr>
          <w:p>
            <w:ins w:id="5034" w:author="Round Two Reviewer" w:date="2026-09-03T18:23:57.885Z">
              <w:r>
                <w:rPr>
                  <w:b/>
                </w:rPr>
                <w:t xml:space="preserve">Position</w:t>
              </w:r>
            </w:ins>
          </w:p>
        </w:tc>
        <w:tc>
          <w:tcPr>
            <w:tcW w:w="0" w:type="auto"/>
          </w:tcPr>
          <w:p>
            <w:ins w:id="5035" w:author="Round Two Reviewer" w:date="2026-09-03T18:23:57.885Z">
              <w:r>
                <w:rPr>
                  <w:b/>
                </w:rPr>
                <w:t xml:space="preserve">Owner</w:t>
              </w:r>
            </w:ins>
          </w:p>
        </w:tc>
      </w:tr>
      <w:tr>
        <w:trPr/>
        <w:tc>
          <w:tcPr>
            <w:tcW w:w="0" w:type="auto"/>
          </w:tcPr>
          <w:p>
            <w:ins w:id="5036" w:author="Round Two Reviewer" w:date="2026-09-03T18:23:57.885Z">
              <w:r>
                <w:t xml:space="preserve">Liability</w:t>
              </w:r>
            </w:ins>
          </w:p>
        </w:tc>
        <w:tc>
          <w:tcPr>
            <w:tcW w:w="0" w:type="auto"/>
          </w:tcPr>
          <w:p>
            <w:ins w:id="5037" w:author="Round Two Reviewer" w:date="2026-09-03T18:23:57.885Z">
              <w:r>
                <w:t xml:space="preserve">Revised cap</w:t>
              </w:r>
            </w:ins>
          </w:p>
        </w:tc>
        <w:tc>
          <w:tcPr>
            <w:tcW w:w="0" w:type="auto"/>
          </w:tcPr>
          <w:p>
            <w:ins w:id="5038" w:author="Round Two Reviewer" w:date="2026-09-03T18:23:57.885Z">
              <w:r>
                <w:t xml:space="preserve">Legal</w:t>
              </w:r>
            </w:ins>
          </w:p>
        </w:tc>
      </w:tr>
      <w:tr>
        <w:trPr/>
        <w:tc>
          <w:tcPr>
            <w:tcW w:w="0" w:type="auto"/>
          </w:tcPr>
          <w:p>
            <w:ins w:id="5039" w:author="Round Two Reviewer" w:date="2026-09-03T18:23:57.885Z">
              <w:r>
                <w:t xml:space="preserve">Security</w:t>
              </w:r>
            </w:ins>
          </w:p>
        </w:tc>
        <w:tc>
          <w:tcPr>
            <w:tcW w:w="0" w:type="auto"/>
          </w:tcPr>
          <w:p>
            <w:ins w:id="5040" w:author="Round Two Reviewer" w:date="2026-09-03T18:23:57.885Z">
              <w:r>
                <w:t xml:space="preserve">Approved</w:t>
              </w:r>
            </w:ins>
          </w:p>
        </w:tc>
        <w:tc>
          <w:tcPr>
            <w:tcW w:w="0" w:type="auto"/>
          </w:tcPr>
          <w:p>
            <w:ins w:id="5041" w:author="Round Two Reviewer" w:date="2026-09-03T18:23:57.885Z">
              <w:r>
                <w:t xml:space="preserve">Security</w:t>
              </w:r>
            </w:ins>
          </w:p>
        </w:tc>
      </w:tr>
      <w:tr>
        <w:trPr/>
        <w:tc>
          <w:tcPr>
            <w:tcW w:w="0" w:type="auto"/>
          </w:tcPr>
          <w:p>
            <w:ins w:id="5042" w:author="Round Two Reviewer" w:date="2026-09-03T18:23:57.885Z">
              <w:r>
                <w:t xml:space="preserve">Privacy</w:t>
              </w:r>
            </w:ins>
          </w:p>
        </w:tc>
        <w:tc>
          <w:tcPr>
            <w:tcW w:w="0" w:type="auto"/>
          </w:tcPr>
          <w:p>
            <w:ins w:id="5043" w:author="Round Two Reviewer" w:date="2026-09-03T18:23:57.885Z">
              <w:r>
                <w:t xml:space="preserve">Approved</w:t>
              </w:r>
            </w:ins>
          </w:p>
        </w:tc>
        <w:tc>
          <w:tcPr>
            <w:tcW w:w="0" w:type="auto"/>
          </w:tcPr>
          <w:p>
            <w:ins w:id="5044" w:author="Round Two Reviewer" w:date="2026-09-03T18:23:57.885Z">
              <w:r>
                <w:t xml:space="preserve">Privacy</w:t>
              </w:r>
            </w:ins>
          </w:p>
        </w:tc>
      </w:tr>
    </w:tbl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/>
      </w:r>
    </w:p>
    <w:tbl xmlns:w="http://schemas.openxmlformats.org/wordprocessingml/2006/main"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rPr/>
        <w:tc>
          <w:tcPr>
            <w:tcW w:w="0" w:type="auto"/>
          </w:tcPr>
          <w:p>
            <w:ins w:id="5048" w:author="Round Two Reviewer" w:date="2026-09-03T18:23:57.891Z">
              <w:r>
                <w:rPr>
                  <w:b/>
                </w:rPr>
                <w:t xml:space="preserve">Deliverable</w:t>
              </w:r>
            </w:ins>
          </w:p>
        </w:tc>
        <w:tc>
          <w:tcPr>
            <w:tcW w:w="0" w:type="auto"/>
          </w:tcPr>
          <w:p>
            <w:ins w:id="5049" w:author="Round Two Reviewer" w:date="2026-09-03T18:23:57.891Z">
              <w:r>
                <w:rPr>
                  <w:b/>
                </w:rPr>
                <w:t xml:space="preserve">Due</w:t>
              </w:r>
            </w:ins>
          </w:p>
        </w:tc>
        <w:tc>
          <w:tcPr>
            <w:tcW w:w="0" w:type="auto"/>
          </w:tcPr>
          <w:p>
            <w:ins w:id="5050" w:author="Round Two Reviewer" w:date="2026-09-03T18:23:57.891Z">
              <w:r>
                <w:rPr>
                  <w:b/>
                </w:rPr>
                <w:t xml:space="preserve">State</w:t>
              </w:r>
            </w:ins>
          </w:p>
        </w:tc>
      </w:tr>
      <w:tr>
        <w:trPr/>
        <w:tc>
          <w:tcPr>
            <w:tcW w:w="0" w:type="auto"/>
          </w:tcPr>
          <w:p>
            <w:ins w:id="5051" w:author="Round Two Reviewer" w:date="2026-09-03T18:23:57.891Z">
              <w:r>
                <w:t xml:space="preserve">Report</w:t>
              </w:r>
            </w:ins>
          </w:p>
        </w:tc>
        <w:tc>
          <w:tcPr>
            <w:tcW w:w="0" w:type="auto"/>
          </w:tcPr>
          <w:p>
            <w:ins w:id="5052" w:author="Round Two Reviewer" w:date="2026-09-03T18:23:57.891Z">
              <w:r>
                <w:t xml:space="preserve">Day 5</w:t>
              </w:r>
            </w:ins>
          </w:p>
        </w:tc>
        <w:tc>
          <w:tcPr>
            <w:tcW w:w="0" w:type="auto"/>
          </w:tcPr>
          <w:p>
            <w:ins w:id="5053" w:author="Round Two Reviewer" w:date="2026-09-03T18:23:57.891Z">
              <w:r>
                <w:t xml:space="preserve">Complete</w:t>
              </w:r>
            </w:ins>
          </w:p>
        </w:tc>
      </w:tr>
      <w:tr>
        <w:trPr/>
        <w:tc>
          <w:tcPr>
            <w:tcW w:w="0" w:type="auto"/>
          </w:tcPr>
          <w:p>
            <w:ins w:id="5054" w:author="Round Two Reviewer" w:date="2026-09-03T18:23:57.891Z">
              <w:r>
                <w:t xml:space="preserve">Evidence pack</w:t>
              </w:r>
            </w:ins>
          </w:p>
        </w:tc>
        <w:tc>
          <w:tcPr>
            <w:tcW w:w="0" w:type="auto"/>
          </w:tcPr>
          <w:p>
            <w:ins w:id="5055" w:author="Round Two Reviewer" w:date="2026-09-03T18:23:57.891Z">
              <w:r>
                <w:t xml:space="preserve">Day 12</w:t>
              </w:r>
            </w:ins>
          </w:p>
        </w:tc>
        <w:tc>
          <w:tcPr>
            <w:tcW w:w="0" w:type="auto"/>
          </w:tcPr>
          <w:p>
            <w:ins w:id="5056" w:author="Round Two Reviewer" w:date="2026-09-03T18:23:57.891Z">
              <w:r>
                <w:t xml:space="preserve">In progress</w:t>
              </w:r>
            </w:ins>
          </w:p>
        </w:tc>
      </w:tr>
      <w:tr>
        <w:trPr/>
        <w:tc>
          <w:tcPr>
            <w:tcW w:w="0" w:type="auto"/>
          </w:tcPr>
          <w:p>
            <w:ins w:id="5057" w:author="Round Two Reviewer" w:date="2026-09-03T18:23:57.891Z">
              <w:r>
                <w:t xml:space="preserve">Certificate</w:t>
              </w:r>
            </w:ins>
          </w:p>
        </w:tc>
        <w:tc>
          <w:tcPr>
            <w:tcW w:w="0" w:type="auto"/>
          </w:tcPr>
          <w:p>
            <w:ins w:id="5058" w:author="Round Two Reviewer" w:date="2026-09-03T18:23:57.891Z">
              <w:r>
                <w:t xml:space="preserve">Day 18</w:t>
              </w:r>
            </w:ins>
          </w:p>
        </w:tc>
        <w:tc>
          <w:tcPr>
            <w:tcW w:w="0" w:type="auto"/>
          </w:tcPr>
          <w:p>
            <w:ins w:id="5059" w:author="Round Two Reviewer" w:date="2026-09-03T18:23:57.891Z">
              <w:r>
                <w:t xml:space="preserve">Planned</w:t>
              </w:r>
            </w:ins>
          </w:p>
        </w:tc>
      </w:tr>
    </w:tbl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/>
      </w:r>
    </w:p>
    <w:tbl xmlns:w="http://schemas.openxmlformats.org/wordprocessingml/2006/main"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rPr/>
        <w:tc>
          <w:tcPr>
            <w:tcW w:w="0" w:type="auto"/>
          </w:tcPr>
          <w:p>
            <w:ins w:id="5063" w:author="Round Two Reviewer" w:date="2026-09-03T18:23:57.896Z">
              <w:r>
                <w:rPr>
                  <w:b/>
                </w:rPr>
                <w:t xml:space="preserve">Region</w:t>
              </w:r>
            </w:ins>
          </w:p>
        </w:tc>
        <w:tc>
          <w:tcPr>
            <w:tcW w:w="0" w:type="auto"/>
          </w:tcPr>
          <w:p>
            <w:ins w:id="5064" w:author="Round Two Reviewer" w:date="2026-09-03T18:23:57.896Z">
              <w:r>
                <w:rPr>
                  <w:b/>
                </w:rPr>
                <w:t xml:space="preserve">Threshold</w:t>
              </w:r>
            </w:ins>
          </w:p>
        </w:tc>
        <w:tc>
          <w:tcPr>
            <w:tcW w:w="0" w:type="auto"/>
          </w:tcPr>
          <w:p>
            <w:ins w:id="5065" w:author="Round Two Reviewer" w:date="2026-09-03T18:23:57.896Z">
              <w:r>
                <w:rPr>
                  <w:b/>
                </w:rPr>
                <w:t xml:space="preserve">Reviewer</w:t>
              </w:r>
            </w:ins>
          </w:p>
        </w:tc>
      </w:tr>
      <w:tr>
        <w:trPr/>
        <w:tc>
          <w:tcPr>
            <w:tcW w:w="0" w:type="auto"/>
          </w:tcPr>
          <w:p>
            <w:ins w:id="5066" w:author="Round Two Reviewer" w:date="2026-09-03T18:23:57.896Z">
              <w:r>
                <w:t xml:space="preserve">Canada</w:t>
              </w:r>
            </w:ins>
          </w:p>
        </w:tc>
        <w:tc>
          <w:tcPr>
            <w:tcW w:w="0" w:type="auto"/>
          </w:tcPr>
          <w:p>
            <w:ins w:id="5067" w:author="Round Two Reviewer" w:date="2026-09-03T18:23:57.896Z">
              <w:r>
                <w:t xml:space="preserve">$65,000</w:t>
              </w:r>
            </w:ins>
          </w:p>
        </w:tc>
        <w:tc>
          <w:tcPr>
            <w:tcW w:w="0" w:type="auto"/>
          </w:tcPr>
          <w:p>
            <w:ins w:id="5068" w:author="Round Two Reviewer" w:date="2026-09-03T18:23:57.896Z">
              <w:r>
                <w:t xml:space="preserve">Morgan</w:t>
              </w:r>
            </w:ins>
          </w:p>
        </w:tc>
      </w:tr>
      <w:tr>
        <w:trPr/>
        <w:tc>
          <w:tcPr>
            <w:tcW w:w="0" w:type="auto"/>
          </w:tcPr>
          <w:p>
            <w:ins w:id="5069" w:author="Round Two Reviewer" w:date="2026-09-03T18:23:57.896Z">
              <w:r>
                <w:t xml:space="preserve">United Kingdom</w:t>
              </w:r>
            </w:ins>
          </w:p>
        </w:tc>
        <w:tc>
          <w:tcPr>
            <w:tcW w:w="0" w:type="auto"/>
          </w:tcPr>
          <w:p>
            <w:ins w:id="5070" w:author="Round Two Reviewer" w:date="2026-09-03T18:23:57.896Z">
              <w:r>
                <w:t xml:space="preserve">GBP 55,000</w:t>
              </w:r>
            </w:ins>
          </w:p>
        </w:tc>
        <w:tc>
          <w:tcPr>
            <w:tcW w:w="0" w:type="auto"/>
          </w:tcPr>
          <w:p>
            <w:ins w:id="5071" w:author="Round Two Reviewer" w:date="2026-09-03T18:23:57.896Z">
              <w:r>
                <w:t xml:space="preserve">Jordan</w:t>
              </w:r>
            </w:ins>
          </w:p>
        </w:tc>
      </w:tr>
      <w:tr>
        <w:trPr/>
        <w:tc>
          <w:tcPr>
            <w:tcW w:w="0" w:type="auto"/>
          </w:tcPr>
          <w:p>
            <w:ins w:id="5072" w:author="Round Two Reviewer" w:date="2026-09-03T18:23:57.896Z">
              <w:r>
                <w:t xml:space="preserve">Europe</w:t>
              </w:r>
            </w:ins>
          </w:p>
        </w:tc>
        <w:tc>
          <w:tcPr>
            <w:tcW w:w="0" w:type="auto"/>
          </w:tcPr>
          <w:p>
            <w:ins w:id="5073" w:author="Round Two Reviewer" w:date="2026-09-03T18:23:57.896Z">
              <w:r>
                <w:t xml:space="preserve">EUR 70,000</w:t>
              </w:r>
            </w:ins>
          </w:p>
        </w:tc>
        <w:tc>
          <w:tcPr>
            <w:tcW w:w="0" w:type="auto"/>
          </w:tcPr>
          <w:p>
            <w:ins w:id="5074" w:author="Round Two Reviewer" w:date="2026-09-03T18:23:57.896Z">
              <w:r>
                <w:t xml:space="preserve">Taylor</w:t>
              </w:r>
            </w:ins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10"/>
  </w:num>
  <w:num w:numId="11">
    <w:abstractNumId w:val="11"/>
  </w:num>
</w:numbering>
</file>

<file path=word/_rels/document.xml.rels><?xml version="1.0" encoding="UTF-8" standalone="yes"?>
<Relationships xmlns="http://schemas.openxmlformats.org/package/2006/relationships">
  <Relationship Id="rIdNum1" Type="http://schemas.openxmlformats.org/officeDocument/2006/relationships/numbering" Target="numbering.xml"/>
</Relationships>
</file>