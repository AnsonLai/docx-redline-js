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color w:val="1F4D78"/>
          <w:sz w:val="36"/>
          <w:szCs w:val="36"/>
        </w:rPr>
        <w:t xml:space="preserve">Mixed Policy Review Stress Fixture</w:t>
      </w:r>
    </w:p>
    <w:p>
      <w:pPr>
        <w:spacing w:after="240"/>
      </w:pPr>
      <w:r>
        <w:rPr>
          <w:i/>
          <w:color w:val="666666"/>
          <w:sz w:val="20"/>
          <w:szCs w:val="20"/>
        </w:rPr>
        <w:t xml:space="preserve">First review round - several paragraph, list, formatting, and table changes</w:t>
      </w:r>
    </w:p>
    <w:p xmlns:w="http://schemas.openxmlformats.org/wordprocessingml/2006/main">
      <w:pPr>
        <w:spacing w:after="120" w:line="280" w:lineRule="auto"/>
      </w:pPr>
      <w:r>
        <w:rPr>
          <w:b/>
          <w:color w:val="2E74B5"/>
          <w:sz w:val="28"/>
          <w:szCs w:val="28"/>
        </w:rPr>
        <w:t xml:space="preserve">Paragraph revisions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The review board meets every </w:t>
      </w:r>
      <w:del w:id="1000" w:author="Round One Reviewer" w:date="2026-09-03T18:23:57.770Z">
        <w:r>
          <w:rPr>
            <w:rFonts w:ascii="Calibri" w:hAnsi="Calibri"/>
            <w:sz w:val="22"/>
            <w:szCs w:val="22"/>
          </w:rPr>
          <w:delText xml:space="preserve">month</w:delText>
        </w:r>
      </w:del>
      <w:ins w:id="1001" w:author="Round One Reviewer" w:date="2026-09-03T18:23:57.771Z">
        <w:r>
          <w:rPr>
            <w:rFonts w:ascii="Calibri" w:hAnsi="Calibri"/>
            <w:sz w:val="22"/>
            <w:szCs w:val="22"/>
          </w:rPr>
          <w:t>quarter</w:t>
        </w:r>
      </w:ins>
      <w:r>
        <w:rPr>
          <w:rFonts w:ascii="Calibri" w:hAnsi="Calibri"/>
          <w:sz w:val="22"/>
          <w:szCs w:val="22"/>
        </w:rPr>
        <w:t xml:space="preserve"> to assess open actions.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All submissions require a manager </w:t>
      </w:r>
      <w:del w:id="1002" w:author="Round One Reviewer" w:date="2026-09-03T18:23:57.776Z">
        <w:r>
          <w:rPr>
            <w:rFonts w:ascii="Calibri" w:hAnsi="Calibri"/>
            <w:sz w:val="22"/>
            <w:szCs w:val="22"/>
          </w:rPr>
          <w:delText xml:space="preserve">signature.</w:delText>
        </w:r>
      </w:del>
      <w:ins w:id="1003" w:author="Round One Reviewer" w:date="2026-09-03T18:23:57.777Z">
        <w:r>
          <w:rPr>
            <w:rFonts w:ascii="Calibri" w:hAnsi="Calibri"/>
            <w:sz w:val="22"/>
            <w:szCs w:val="22"/>
          </w:rPr>
          <w:t>signature and a dated approval note.</w:t>
        </w:r>
      </w:ins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The legacy exception remains </w:t>
      </w:r>
      <w:del w:id="1004" w:author="Round One Reviewer" w:date="2026-09-03T18:23:57.779Z">
        <w:r>
          <w:rPr>
            <w:rFonts w:ascii="Calibri" w:hAnsi="Calibri"/>
            <w:sz w:val="22"/>
            <w:szCs w:val="22"/>
          </w:rPr>
          <w:delText xml:space="preserve">available during the pilot period.</w:delText>
        </w:r>
      </w:del>
      <w:ins w:id="1005" w:author="Round One Reviewer" w:date="2026-09-03T18:23:57.779Z">
        <w:r>
          <w:rPr>
            <w:rFonts w:ascii="Calibri" w:hAnsi="Calibri"/>
            <w:sz w:val="22"/>
            <w:szCs w:val="22"/>
          </w:rPr>
          <w:t>available.</w:t>
        </w:r>
      </w:ins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Critical </w:t>
      </w:r>
      <w:r>
        <w:rPr>
          <w:rFonts w:ascii="Calibri" w:hAnsi="Calibri"/>
          <w:b w:val="1"/>
          <w:bCs w:val="1"/>
          <w:i w:val="0"/>
          <w:iCs w:val="0"/>
          <w:strike w:val="0"/>
          <w:sz w:val="22"/>
          <w:szCs w:val="22"/>
          <w:u w:val="none"/>
          <w:rPrChange w:id="1006" w:author="Round One Reviewer" w:date="2026-09-03T18:23:57.783Z">
            <w:rPr>
              <w:rFonts w:ascii="Calibri" w:hAnsi="Calibri"/>
              <w:sz w:val="22"/>
              <w:szCs w:val="22"/>
            </w:rPr>
          </w:rPrChange>
        </w:rPr>
        <w:t>controls</w:t>
      </w:r>
      <w:r>
        <w:rPr>
          <w:rFonts w:ascii="Calibri" w:hAnsi="Calibri"/>
          <w:sz w:val="22"/>
          <w:szCs w:val="22"/>
        </w:rPr>
        <w:t xml:space="preserve"> must be documented before launch.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The coordinator records </w:t>
      </w:r>
      <w:ins w:id="1007" w:author="Round One Reviewer" w:date="2026-09-03T18:23:57.785Z">
        <w:r>
          <w:rPr>
            <w:rFonts w:ascii="Calibri" w:hAnsi="Calibri"/>
            <w:sz w:val="22"/>
            <w:szCs w:val="22"/>
          </w:rPr>
          <w:t xml:space="preserve">final </w:t>
        </w:r>
      </w:ins>
      <w:r>
        <w:rPr>
          <w:rFonts w:ascii="Calibri" w:hAnsi="Calibri"/>
          <w:sz w:val="22"/>
          <w:szCs w:val="22"/>
        </w:rPr>
        <w:t xml:space="preserve">decisions in the central </w:t>
      </w:r>
      <w:del w:id="1008" w:author="Round One Reviewer" w:date="2026-09-03T18:23:57.785Z">
        <w:r>
          <w:rPr>
            <w:rFonts w:ascii="Calibri" w:hAnsi="Calibri"/>
            <w:sz w:val="22"/>
            <w:szCs w:val="22"/>
          </w:rPr>
          <w:delText xml:space="preserve">register.</w:delText>
        </w:r>
      </w:del>
      <w:ins w:id="1009" w:author="Round One Reviewer" w:date="2026-09-03T18:23:57.785Z">
        <w:r>
          <w:rPr>
            <w:rFonts w:ascii="Calibri" w:hAnsi="Calibri"/>
            <w:sz w:val="22"/>
            <w:szCs w:val="22"/>
          </w:rPr>
          <w:t>register within two business days.</w:t>
        </w:r>
      </w:ins>
    </w:p>
    <w:p xmlns:w="http://schemas.openxmlformats.org/wordprocessingml/2006/main">
      <w:pPr>
        <w:pageBreakBefore/>
        <w:spacing w:after="120" w:line="280" w:lineRule="auto"/>
      </w:pPr>
      <w:r>
        <w:rPr>
          <w:b/>
          <w:color w:val="2E74B5"/>
          <w:sz w:val="28"/>
          <w:szCs w:val="28"/>
        </w:rPr>
        <w:t xml:space="preserve">Bullet and numbered-list revisions</w:t>
      </w:r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Confirm the </w:t>
      </w:r>
      <w:ins w:id="1010" w:author="Round One Reviewer" w:date="2026-09-03T18:23:57.788Z">
        <w:r>
          <w:rPr>
            <w:rFonts w:ascii="Calibri" w:hAnsi="Calibri"/>
            <w:sz w:val="22"/>
            <w:szCs w:val="22"/>
          </w:rPr>
          <w:t xml:space="preserve">revised </w:t>
        </w:r>
      </w:ins>
      <w:r>
        <w:rPr>
          <w:rFonts w:ascii="Calibri" w:hAnsi="Calibri"/>
          <w:sz w:val="22"/>
          <w:szCs w:val="22"/>
        </w:rPr>
        <w:t>meeting agenda.</w:t>
      </w:r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Collect </w:t>
      </w:r>
      <w:ins w:id="1011" w:author="Round One Reviewer" w:date="2026-09-03T18:23:57.789Z">
        <w:r>
          <w:rPr>
            <w:rFonts w:ascii="Calibri" w:hAnsi="Calibri"/>
            <w:sz w:val="22"/>
            <w:szCs w:val="22"/>
          </w:rPr>
          <w:t xml:space="preserve">written </w:t>
        </w:r>
      </w:ins>
      <w:r>
        <w:rPr>
          <w:rFonts w:ascii="Calibri" w:hAnsi="Calibri"/>
          <w:sz w:val="22"/>
          <w:szCs w:val="22"/>
        </w:rPr>
        <w:t>stakeholder comments.</w:t>
      </w:r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Escalate unresolved </w:t>
      </w:r>
      <w:ins w:id="1012" w:author="Round One Reviewer" w:date="2026-09-03T18:23:57.791Z">
        <w:r>
          <w:rPr>
            <w:rFonts w:ascii="Calibri" w:hAnsi="Calibri"/>
            <w:sz w:val="22"/>
            <w:szCs w:val="22"/>
          </w:rPr>
          <w:t xml:space="preserve">operational </w:t>
        </w:r>
      </w:ins>
      <w:r>
        <w:rPr>
          <w:rFonts w:ascii="Calibri" w:hAnsi="Calibri"/>
          <w:sz w:val="22"/>
          <w:szCs w:val="22"/>
        </w:rPr>
        <w:t>risks.</w:t>
      </w:r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Archive the superseded </w:t>
      </w:r>
      <w:ins w:id="1013" w:author="Round One Reviewer" w:date="2026-09-03T18:23:57.792Z">
        <w:r>
          <w:rPr>
            <w:rFonts w:ascii="Calibri" w:hAnsi="Calibri"/>
            <w:sz w:val="22"/>
            <w:szCs w:val="22"/>
          </w:rPr>
          <w:t xml:space="preserve">working </w:t>
        </w:r>
      </w:ins>
      <w:r>
        <w:rPr>
          <w:rFonts w:ascii="Calibri" w:hAnsi="Calibri"/>
          <w:sz w:val="22"/>
          <w:szCs w:val="22"/>
        </w:rPr>
        <w:t>draft.</w:t>
      </w:r>
    </w:p>
    <w:p xmlns:w="http://schemas.openxmlformats.org/wordprocessingml/2006/main">
      <w:pPr>
        <w:numPr>
          <w:ilvl w:val="0"/>
          <w:numId w:val="11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Record the </w:t>
      </w:r>
      <w:r>
        <w:rPr>
          <w:rFonts w:ascii="Calibri" w:hAnsi="Calibri"/>
          <w:b w:val="1"/>
          <w:bCs w:val="1"/>
          <w:i w:val="0"/>
          <w:iCs w:val="0"/>
          <w:strike w:val="0"/>
          <w:sz w:val="22"/>
          <w:szCs w:val="22"/>
          <w:u w:val="none"/>
          <w:rPrChange w:id="1014" w:author="Round One Reviewer" w:date="2026-09-03T18:23:57.794Z">
            <w:rPr>
              <w:rFonts w:ascii="Calibri" w:hAnsi="Calibri"/>
              <w:sz w:val="22"/>
              <w:szCs w:val="22"/>
            </w:rPr>
          </w:rPrChange>
        </w:rPr>
        <w:t>decision owner</w:t>
      </w:r>
      <w:r>
        <w:rPr>
          <w:rFonts w:ascii="Calibri" w:hAnsi="Calibri"/>
          <w:sz w:val="22"/>
          <w:szCs w:val="22"/>
        </w:rPr>
        <w:t>.</w:t>
      </w:r>
    </w:p>
    <w:p xmlns:w="http://schemas.openxmlformats.org/wordprocessingml/2006/main">
      <w:pPr>
        <w:numPr>
          <w:ilvl w:val="0"/>
          <w:numId w:val="11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Publish the implementation </w:t>
      </w:r>
      <w:del w:id="1015" w:author="Round One Reviewer" w:date="2026-09-03T18:23:57.795Z">
        <w:r>
          <w:rPr>
            <w:rFonts w:ascii="Calibri" w:hAnsi="Calibri"/>
            <w:sz w:val="22"/>
            <w:szCs w:val="22"/>
          </w:rPr>
          <w:delText xml:space="preserve">notice.</w:delText>
        </w:r>
      </w:del>
      <w:ins w:id="1016" w:author="Round One Reviewer" w:date="2026-09-03T18:23:57.795Z">
        <w:r>
          <w:rPr>
            <w:rFonts w:ascii="Calibri" w:hAnsi="Calibri"/>
            <w:sz w:val="22"/>
            <w:szCs w:val="22"/>
          </w:rPr>
          <w:t>notice within five days.</w:t>
        </w:r>
      </w:ins>
    </w:p>
    <w:p xmlns:w="http://schemas.openxmlformats.org/wordprocessingml/2006/main">
      <w:pPr>
        <w:pageBreakBefore/>
        <w:spacing w:after="120" w:line="280" w:lineRule="auto"/>
      </w:pPr>
      <w:r>
        <w:rPr>
          <w:b/>
          <w:color w:val="2E74B5"/>
          <w:sz w:val="28"/>
          <w:szCs w:val="28"/>
        </w:rPr>
        <w:t xml:space="preserve">Table revisions</w:t>
      </w:r>
    </w:p>
    <w:tbl xmlns:w="http://schemas.openxmlformats.org/wordprocessingml/2006/main"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rPr/>
        <w:tc>
          <w:tcPr>
            <w:tcW w:w="0" w:type="auto"/>
          </w:tcPr>
          <w:p>
            <w:ins w:id="1018" w:author="Round One Reviewer" w:date="2026-09-03T18:23:57.798Z">
              <w:r>
                <w:rPr>
                  <w:b/>
                </w:rPr>
                <w:t xml:space="preserve">Workstream</w:t>
              </w:r>
            </w:ins>
          </w:p>
        </w:tc>
        <w:tc>
          <w:tcPr>
            <w:tcW w:w="0" w:type="auto"/>
          </w:tcPr>
          <w:p>
            <w:ins w:id="1019" w:author="Round One Reviewer" w:date="2026-09-03T18:23:57.799Z">
              <w:r>
                <w:rPr>
                  <w:b/>
                </w:rPr>
                <w:t xml:space="preserve">Owner</w:t>
              </w:r>
            </w:ins>
          </w:p>
        </w:tc>
        <w:tc>
          <w:tcPr>
            <w:tcW w:w="0" w:type="auto"/>
          </w:tcPr>
          <w:p>
            <w:ins w:id="1020" w:author="Round One Reviewer" w:date="2026-09-03T18:23:57.799Z">
              <w:r>
                <w:rPr>
                  <w:b/>
                </w:rPr>
                <w:t xml:space="preserve">Status</w:t>
              </w:r>
            </w:ins>
          </w:p>
        </w:tc>
      </w:tr>
      <w:tr>
        <w:trPr/>
        <w:tc>
          <w:tcPr>
            <w:tcW w:w="0" w:type="auto"/>
          </w:tcPr>
          <w:p>
            <w:ins w:id="1021" w:author="Round One Reviewer" w:date="2026-09-03T18:23:57.799Z">
              <w:r>
                <w:t xml:space="preserve">Budget</w:t>
              </w:r>
            </w:ins>
          </w:p>
        </w:tc>
        <w:tc>
          <w:tcPr>
            <w:tcW w:w="0" w:type="auto"/>
          </w:tcPr>
          <w:p>
            <w:ins w:id="1022" w:author="Round One Reviewer" w:date="2026-09-03T18:23:57.799Z">
              <w:r>
                <w:t xml:space="preserve">Treasury</w:t>
              </w:r>
            </w:ins>
          </w:p>
        </w:tc>
        <w:tc>
          <w:tcPr>
            <w:tcW w:w="0" w:type="auto"/>
          </w:tcPr>
          <w:p>
            <w:ins w:id="1023" w:author="Round One Reviewer" w:date="2026-09-03T18:23:57.799Z">
              <w:r>
                <w:t xml:space="preserve">Approved</w:t>
              </w:r>
            </w:ins>
          </w:p>
        </w:tc>
      </w:tr>
      <w:tr>
        <w:trPr/>
        <w:tc>
          <w:tcPr>
            <w:tcW w:w="0" w:type="auto"/>
          </w:tcPr>
          <w:p>
            <w:ins w:id="1024" w:author="Round One Reviewer" w:date="2026-09-03T18:23:57.799Z">
              <w:r>
                <w:t xml:space="preserve">Policy</w:t>
              </w:r>
            </w:ins>
          </w:p>
        </w:tc>
        <w:tc>
          <w:tcPr>
            <w:tcW w:w="0" w:type="auto"/>
          </w:tcPr>
          <w:p>
            <w:ins w:id="1025" w:author="Round One Reviewer" w:date="2026-09-03T18:23:57.799Z">
              <w:r>
                <w:t xml:space="preserve">Legal</w:t>
              </w:r>
            </w:ins>
          </w:p>
        </w:tc>
        <w:tc>
          <w:tcPr>
            <w:tcW w:w="0" w:type="auto"/>
          </w:tcPr>
          <w:p>
            <w:ins w:id="1026" w:author="Round One Reviewer" w:date="2026-09-03T18:23:57.799Z">
              <w:r>
                <w:t xml:space="preserve">In review</w:t>
              </w:r>
            </w:ins>
          </w:p>
        </w:tc>
      </w:tr>
      <w:tr>
        <w:trPr/>
        <w:tc>
          <w:tcPr>
            <w:tcW w:w="0" w:type="auto"/>
          </w:tcPr>
          <w:p>
            <w:ins w:id="1027" w:author="Round One Reviewer" w:date="2026-09-03T18:23:57.799Z">
              <w:r>
                <w:t xml:space="preserve">Training</w:t>
              </w:r>
            </w:ins>
          </w:p>
        </w:tc>
        <w:tc>
          <w:tcPr>
            <w:tcW w:w="0" w:type="auto"/>
          </w:tcPr>
          <w:p>
            <w:ins w:id="1028" w:author="Round One Reviewer" w:date="2026-09-03T18:23:57.799Z">
              <w:r>
                <w:t xml:space="preserve">People</w:t>
              </w:r>
            </w:ins>
          </w:p>
        </w:tc>
        <w:tc>
          <w:tcPr>
            <w:tcW w:w="0" w:type="auto"/>
          </w:tcPr>
          <w:p>
            <w:ins w:id="1029" w:author="Round One Reviewer" w:date="2026-09-03T18:23:57.799Z">
              <w:r>
                <w:t xml:space="preserve">Planned</w:t>
              </w:r>
            </w:ins>
          </w:p>
        </w:tc>
      </w:tr>
    </w:tbl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/>
      </w:r>
    </w:p>
    <w:tbl xmlns:w="http://schemas.openxmlformats.org/wordprocessingml/2006/main"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rPr/>
        <w:tc>
          <w:tcPr>
            <w:tcW w:w="0" w:type="auto"/>
          </w:tcPr>
          <w:p>
            <w:ins w:id="1033" w:author="Round One Reviewer" w:date="2026-09-03T18:23:57.808Z">
              <w:r>
                <w:rPr>
                  <w:b/>
                </w:rPr>
                <w:t xml:space="preserve">Risk</w:t>
              </w:r>
            </w:ins>
          </w:p>
        </w:tc>
        <w:tc>
          <w:tcPr>
            <w:tcW w:w="0" w:type="auto"/>
          </w:tcPr>
          <w:p>
            <w:ins w:id="1034" w:author="Round One Reviewer" w:date="2026-09-03T18:23:57.808Z">
              <w:r>
                <w:rPr>
                  <w:b/>
                </w:rPr>
                <w:t xml:space="preserve">Rating</w:t>
              </w:r>
            </w:ins>
          </w:p>
        </w:tc>
        <w:tc>
          <w:tcPr>
            <w:tcW w:w="0" w:type="auto"/>
          </w:tcPr>
          <w:p>
            <w:ins w:id="1035" w:author="Round One Reviewer" w:date="2026-09-03T18:23:57.808Z">
              <w:r>
                <w:rPr>
                  <w:b/>
                </w:rPr>
                <w:t xml:space="preserve">Response</w:t>
              </w:r>
            </w:ins>
          </w:p>
        </w:tc>
      </w:tr>
      <w:tr>
        <w:trPr/>
        <w:tc>
          <w:tcPr>
            <w:tcW w:w="0" w:type="auto"/>
          </w:tcPr>
          <w:p>
            <w:ins w:id="1036" w:author="Round One Reviewer" w:date="2026-09-03T18:23:57.808Z">
              <w:r>
                <w:t xml:space="preserve">Access</w:t>
              </w:r>
            </w:ins>
          </w:p>
        </w:tc>
        <w:tc>
          <w:tcPr>
            <w:tcW w:w="0" w:type="auto"/>
          </w:tcPr>
          <w:p>
            <w:ins w:id="1037" w:author="Round One Reviewer" w:date="2026-09-03T18:23:57.808Z">
              <w:r>
                <w:t xml:space="preserve">High</w:t>
              </w:r>
            </w:ins>
          </w:p>
        </w:tc>
        <w:tc>
          <w:tcPr>
            <w:tcW w:w="0" w:type="auto"/>
          </w:tcPr>
          <w:p>
            <w:ins w:id="1038" w:author="Round One Reviewer" w:date="2026-09-03T18:23:57.808Z">
              <w:r>
                <w:t xml:space="preserve">Mitigate</w:t>
              </w:r>
            </w:ins>
          </w:p>
        </w:tc>
      </w:tr>
      <w:tr>
        <w:trPr/>
        <w:tc>
          <w:tcPr>
            <w:tcW w:w="0" w:type="auto"/>
          </w:tcPr>
          <w:p>
            <w:ins w:id="1039" w:author="Round One Reviewer" w:date="2026-09-03T18:23:57.808Z">
              <w:r>
                <w:t xml:space="preserve">Privacy</w:t>
              </w:r>
            </w:ins>
          </w:p>
        </w:tc>
        <w:tc>
          <w:tcPr>
            <w:tcW w:w="0" w:type="auto"/>
          </w:tcPr>
          <w:p>
            <w:ins w:id="1040" w:author="Round One Reviewer" w:date="2026-09-03T18:23:57.808Z">
              <w:r>
                <w:t xml:space="preserve">Medium</w:t>
              </w:r>
            </w:ins>
          </w:p>
        </w:tc>
        <w:tc>
          <w:tcPr>
            <w:tcW w:w="0" w:type="auto"/>
          </w:tcPr>
          <w:p>
            <w:ins w:id="1041" w:author="Round One Reviewer" w:date="2026-09-03T18:23:57.808Z">
              <w:r>
                <w:t xml:space="preserve">Assess</w:t>
              </w:r>
            </w:ins>
          </w:p>
        </w:tc>
      </w:tr>
      <w:tr>
        <w:trPr/>
        <w:tc>
          <w:tcPr>
            <w:tcW w:w="0" w:type="auto"/>
          </w:tcPr>
          <w:p>
            <w:ins w:id="1042" w:author="Round One Reviewer" w:date="2026-09-03T18:23:57.808Z">
              <w:r>
                <w:t xml:space="preserve">Continuity</w:t>
              </w:r>
            </w:ins>
          </w:p>
        </w:tc>
        <w:tc>
          <w:tcPr>
            <w:tcW w:w="0" w:type="auto"/>
          </w:tcPr>
          <w:p>
            <w:ins w:id="1043" w:author="Round One Reviewer" w:date="2026-09-03T18:23:57.808Z">
              <w:r>
                <w:t xml:space="preserve">Low</w:t>
              </w:r>
            </w:ins>
          </w:p>
        </w:tc>
        <w:tc>
          <w:tcPr>
            <w:tcW w:w="0" w:type="auto"/>
          </w:tcPr>
          <w:p>
            <w:ins w:id="1044" w:author="Round One Reviewer" w:date="2026-09-03T18:23:57.808Z">
              <w:r>
                <w:t xml:space="preserve">Review</w:t>
              </w:r>
            </w:ins>
          </w:p>
        </w:tc>
      </w:tr>
    </w:tbl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/>
      </w:r>
    </w:p>
    <w:tbl xmlns:w="http://schemas.openxmlformats.org/wordprocessingml/2006/main"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rPr/>
        <w:tc>
          <w:tcPr>
            <w:tcW w:w="0" w:type="auto"/>
          </w:tcPr>
          <w:p>
            <w:ins w:id="1048" w:author="Round One Reviewer" w:date="2026-09-03T18:23:57.815Z">
              <w:r>
                <w:rPr>
                  <w:b/>
                </w:rPr>
                <w:t xml:space="preserve">Milestone</w:t>
              </w:r>
            </w:ins>
          </w:p>
        </w:tc>
        <w:tc>
          <w:tcPr>
            <w:tcW w:w="0" w:type="auto"/>
          </w:tcPr>
          <w:p>
            <w:ins w:id="1049" w:author="Round One Reviewer" w:date="2026-09-03T18:23:57.815Z">
              <w:r>
                <w:rPr>
                  <w:b/>
                </w:rPr>
                <w:t xml:space="preserve">Date</w:t>
              </w:r>
            </w:ins>
          </w:p>
        </w:tc>
        <w:tc>
          <w:tcPr>
            <w:tcW w:w="0" w:type="auto"/>
          </w:tcPr>
          <w:p>
            <w:ins w:id="1050" w:author="Round One Reviewer" w:date="2026-09-03T18:23:57.815Z">
              <w:r>
                <w:rPr>
                  <w:b/>
                </w:rPr>
                <w:t xml:space="preserve">Lead</w:t>
              </w:r>
            </w:ins>
          </w:p>
        </w:tc>
      </w:tr>
      <w:tr>
        <w:trPr/>
        <w:tc>
          <w:tcPr>
            <w:tcW w:w="0" w:type="auto"/>
          </w:tcPr>
          <w:p>
            <w:ins w:id="1051" w:author="Round One Reviewer" w:date="2026-09-03T18:23:57.815Z">
              <w:r>
                <w:t xml:space="preserve">Design</w:t>
              </w:r>
            </w:ins>
          </w:p>
        </w:tc>
        <w:tc>
          <w:tcPr>
            <w:tcW w:w="0" w:type="auto"/>
          </w:tcPr>
          <w:p>
            <w:ins w:id="1052" w:author="Round One Reviewer" w:date="2026-09-03T18:23:57.815Z">
              <w:r>
                <w:t xml:space="preserve">April 17</w:t>
              </w:r>
            </w:ins>
          </w:p>
        </w:tc>
        <w:tc>
          <w:tcPr>
            <w:tcW w:w="0" w:type="auto"/>
          </w:tcPr>
          <w:p>
            <w:ins w:id="1053" w:author="Round One Reviewer" w:date="2026-09-03T18:23:57.815Z">
              <w:r>
                <w:t xml:space="preserve">Avery</w:t>
              </w:r>
            </w:ins>
          </w:p>
        </w:tc>
      </w:tr>
      <w:tr>
        <w:trPr/>
        <w:tc>
          <w:tcPr>
            <w:tcW w:w="0" w:type="auto"/>
          </w:tcPr>
          <w:p>
            <w:ins w:id="1054" w:author="Round One Reviewer" w:date="2026-09-03T18:23:57.815Z">
              <w:r>
                <w:t xml:space="preserve">Launch</w:t>
              </w:r>
            </w:ins>
          </w:p>
        </w:tc>
        <w:tc>
          <w:tcPr>
            <w:tcW w:w="0" w:type="auto"/>
          </w:tcPr>
          <w:p>
            <w:ins w:id="1055" w:author="Round One Reviewer" w:date="2026-09-03T18:23:57.815Z">
              <w:r>
                <w:t xml:space="preserve">June 27</w:t>
              </w:r>
            </w:ins>
          </w:p>
        </w:tc>
        <w:tc>
          <w:tcPr>
            <w:tcW w:w="0" w:type="auto"/>
          </w:tcPr>
          <w:p>
            <w:ins w:id="1056" w:author="Round One Reviewer" w:date="2026-09-03T18:23:57.815Z">
              <w:r>
                <w:t xml:space="preserve">Casey</w:t>
              </w:r>
            </w:ins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0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10"/>
  </w:num>
  <w:num w:numId="11">
    <w:abstractNumId w:val="11"/>
  </w:num>
</w:numbering>
</file>

<file path=word/_rels/document.xml.rels><?xml version="1.0" encoding="UTF-8" standalone="yes"?>
<Relationships xmlns="http://schemas.openxmlformats.org/package/2006/relationships">
  <Relationship Id="rIdNum1" Type="http://schemas.openxmlformats.org/officeDocument/2006/relationships/numbering" Target="numbering.xml"/>
</Relationships>
</file>