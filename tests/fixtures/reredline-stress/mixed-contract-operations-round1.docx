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Contract Operations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First review round - several paragraph, list, formatting, and table changes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supplier will retain audit records for </w:t>
      </w:r>
      <w:del w:id="1000" w:author="Round One Reviewer" w:date="2026-09-03T18:23:57.866Z">
        <w:r>
          <w:rPr>
            <w:rFonts w:ascii="Calibri" w:hAnsi="Calibri"/>
            <w:sz w:val="22"/>
            <w:szCs w:val="22"/>
          </w:rPr>
          <w:delText xml:space="preserve">three</w:delText>
        </w:r>
      </w:del>
      <w:ins w:id="1001" w:author="Round One Reviewer" w:date="2026-09-03T18:23:57.867Z">
        <w:r>
          <w:rPr>
            <w:rFonts w:ascii="Calibri" w:hAnsi="Calibri"/>
            <w:sz w:val="22"/>
            <w:szCs w:val="22"/>
          </w:rPr>
          <w:t>five</w:t>
        </w:r>
      </w:ins>
      <w:r>
        <w:rPr>
          <w:rFonts w:ascii="Calibri" w:hAnsi="Calibri"/>
          <w:sz w:val="22"/>
          <w:szCs w:val="22"/>
        </w:rPr>
        <w:t xml:space="preserve"> years.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Notices may be delivered by </w:t>
      </w:r>
      <w:del w:id="1002" w:author="Round One Reviewer" w:date="2026-09-03T18:23:57.868Z">
        <w:r>
          <w:rPr>
            <w:rFonts w:ascii="Calibri" w:hAnsi="Calibri"/>
            <w:sz w:val="22"/>
            <w:szCs w:val="22"/>
          </w:rPr>
          <w:delText xml:space="preserve">ordinary mail.</w:delText>
        </w:r>
      </w:del>
      <w:ins w:id="1003" w:author="Round One Reviewer" w:date="2026-09-03T18:23:57.868Z">
        <w:r>
          <w:rPr>
            <w:rFonts w:ascii="Calibri" w:hAnsi="Calibri"/>
            <w:sz w:val="22"/>
            <w:szCs w:val="22"/>
          </w:rPr>
          <w:t>registered mail or secure email.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annual renewal </w:t>
      </w:r>
      <w:del w:id="1004" w:author="Round One Reviewer" w:date="2026-09-03T18:23:57.869Z">
        <w:r>
          <w:rPr>
            <w:rFonts w:ascii="Calibri" w:hAnsi="Calibri"/>
            <w:sz w:val="22"/>
            <w:szCs w:val="22"/>
          </w:rPr>
          <w:delText xml:space="preserve">is automatic unless cancelled.</w:delText>
        </w:r>
      </w:del>
      <w:ins w:id="1005" w:author="Round One Reviewer" w:date="2026-09-03T18:23:57.869Z">
        <w:r>
          <w:rPr>
            <w:rFonts w:ascii="Calibri" w:hAnsi="Calibri"/>
            <w:sz w:val="22"/>
            <w:szCs w:val="22"/>
          </w:rPr>
          <w:t>requires written confirmation.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Service </w:t>
      </w:r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1006" w:author="Round One Reviewer" w:date="2026-09-03T18:23:57.871Z">
            <w:rPr>
              <w:rFonts w:ascii="Calibri" w:hAnsi="Calibri"/>
              <w:sz w:val="22"/>
              <w:szCs w:val="22"/>
            </w:rPr>
          </w:rPrChange>
        </w:rPr>
        <w:t>credits</w:t>
      </w:r>
      <w:r>
        <w:rPr>
          <w:rFonts w:ascii="Calibri" w:hAnsi="Calibri"/>
          <w:sz w:val="22"/>
          <w:szCs w:val="22"/>
        </w:rPr>
        <w:t xml:space="preserve"> are calculated monthly.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customer may request </w:t>
      </w:r>
      <w:del w:id="1007" w:author="Round One Reviewer" w:date="2026-09-03T18:23:57.872Z">
        <w:r>
          <w:rPr>
            <w:rFonts w:ascii="Calibri" w:hAnsi="Calibri"/>
            <w:sz w:val="22"/>
            <w:szCs w:val="22"/>
          </w:rPr>
          <w:delText xml:space="preserve">one</w:delText>
        </w:r>
      </w:del>
      <w:ins w:id="1008" w:author="Round One Reviewer" w:date="2026-09-03T18:23:57.872Z">
        <w:r>
          <w:rPr>
            <w:rFonts w:ascii="Calibri" w:hAnsi="Calibri"/>
            <w:sz w:val="22"/>
            <w:szCs w:val="22"/>
          </w:rPr>
          <w:t>two</w:t>
        </w:r>
      </w:ins>
      <w:r>
        <w:rPr>
          <w:rFonts w:ascii="Calibri" w:hAnsi="Calibri"/>
          <w:sz w:val="22"/>
          <w:szCs w:val="22"/>
        </w:rPr>
        <w:t xml:space="preserve"> compliance </w:t>
      </w:r>
      <w:del w:id="1009" w:author="Round One Reviewer" w:date="2026-09-03T18:23:57.872Z">
        <w:r>
          <w:rPr>
            <w:rFonts w:ascii="Calibri" w:hAnsi="Calibri"/>
            <w:sz w:val="22"/>
            <w:szCs w:val="22"/>
          </w:rPr>
          <w:delText xml:space="preserve">report.</w:delText>
        </w:r>
      </w:del>
      <w:ins w:id="1010" w:author="Round One Reviewer" w:date="2026-09-03T18:23:57.872Z">
        <w:r>
          <w:rPr>
            <w:rFonts w:ascii="Calibri" w:hAnsi="Calibri"/>
            <w:sz w:val="22"/>
            <w:szCs w:val="22"/>
          </w:rPr>
          <w:t>reports each year.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Verify </w:t>
      </w:r>
      <w:ins w:id="1011" w:author="Round One Reviewer" w:date="2026-09-03T18:23:57.874Z">
        <w:r>
          <w:rPr>
            <w:rFonts w:ascii="Calibri" w:hAnsi="Calibri"/>
            <w:sz w:val="22"/>
            <w:szCs w:val="22"/>
          </w:rPr>
          <w:t xml:space="preserve">current </w:t>
        </w:r>
      </w:ins>
      <w:r>
        <w:rPr>
          <w:rFonts w:ascii="Calibri" w:hAnsi="Calibri"/>
          <w:sz w:val="22"/>
          <w:szCs w:val="22"/>
        </w:rPr>
        <w:t>insurance certificates.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Review </w:t>
      </w:r>
      <w:ins w:id="1012" w:author="Round One Reviewer" w:date="2026-09-03T18:23:57.875Z">
        <w:r>
          <w:rPr>
            <w:rFonts w:ascii="Calibri" w:hAnsi="Calibri"/>
            <w:sz w:val="22"/>
            <w:szCs w:val="22"/>
          </w:rPr>
          <w:t xml:space="preserve">approved </w:t>
        </w:r>
      </w:ins>
      <w:r>
        <w:rPr>
          <w:rFonts w:ascii="Calibri" w:hAnsi="Calibri"/>
          <w:sz w:val="22"/>
          <w:szCs w:val="22"/>
        </w:rPr>
        <w:t>subcontractor access.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Log all </w:t>
      </w:r>
      <w:ins w:id="1013" w:author="Round One Reviewer" w:date="2026-09-03T18:23:57.876Z">
        <w:r>
          <w:rPr>
            <w:rFonts w:ascii="Calibri" w:hAnsi="Calibri"/>
            <w:sz w:val="22"/>
            <w:szCs w:val="22"/>
          </w:rPr>
          <w:t xml:space="preserve">material </w:t>
        </w:r>
      </w:ins>
      <w:r>
        <w:rPr>
          <w:rFonts w:ascii="Calibri" w:hAnsi="Calibri"/>
          <w:sz w:val="22"/>
          <w:szCs w:val="22"/>
        </w:rPr>
        <w:t>security incidents.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Preserve </w:t>
      </w:r>
      <w:ins w:id="1014" w:author="Round One Reviewer" w:date="2026-09-03T18:23:57.878Z">
        <w:r>
          <w:rPr>
            <w:rFonts w:ascii="Calibri" w:hAnsi="Calibri"/>
            <w:sz w:val="22"/>
            <w:szCs w:val="22"/>
          </w:rPr>
          <w:t xml:space="preserve">signed </w:t>
        </w:r>
      </w:ins>
      <w:r>
        <w:rPr>
          <w:rFonts w:ascii="Calibri" w:hAnsi="Calibri"/>
          <w:sz w:val="22"/>
          <w:szCs w:val="22"/>
        </w:rPr>
        <w:t>delivery receipts.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</w:t>
      </w:r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1015" w:author="Round One Reviewer" w:date="2026-09-03T18:23:57.879Z">
            <w:rPr>
              <w:rFonts w:ascii="Calibri" w:hAnsi="Calibri"/>
              <w:sz w:val="22"/>
              <w:szCs w:val="22"/>
            </w:rPr>
          </w:rPrChange>
        </w:rPr>
        <w:t>remediation owner</w:t>
      </w:r>
      <w:r>
        <w:rPr>
          <w:rFonts w:ascii="Calibri" w:hAnsi="Calibri"/>
          <w:sz w:val="22"/>
          <w:szCs w:val="22"/>
        </w:rPr>
        <w:t>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Close completed </w:t>
      </w:r>
      <w:del w:id="1016" w:author="Round One Reviewer" w:date="2026-09-03T18:23:57.881Z">
        <w:r>
          <w:rPr>
            <w:rFonts w:ascii="Calibri" w:hAnsi="Calibri"/>
            <w:sz w:val="22"/>
            <w:szCs w:val="22"/>
          </w:rPr>
          <w:delText xml:space="preserve">obligations.</w:delText>
        </w:r>
      </w:del>
      <w:ins w:id="1017" w:author="Round One Reviewer" w:date="2026-09-03T18:23:57.881Z">
        <w:r>
          <w:rPr>
            <w:rFonts w:ascii="Calibri" w:hAnsi="Calibri"/>
            <w:sz w:val="22"/>
            <w:szCs w:val="22"/>
          </w:rPr>
          <w:t>obligations after evidence review.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19" w:author="Round One Reviewer" w:date="2026-09-03T18:23:57.883Z">
              <w:r>
                <w:rPr>
                  <w:b/>
                </w:rPr>
                <w:t xml:space="preserve">Clause</w:t>
              </w:r>
            </w:ins>
          </w:p>
        </w:tc>
        <w:tc>
          <w:tcPr>
            <w:tcW w:w="0" w:type="auto"/>
          </w:tcPr>
          <w:p>
            <w:ins w:id="1020" w:author="Round One Reviewer" w:date="2026-09-03T18:23:57.883Z">
              <w:r>
                <w:rPr>
                  <w:b/>
                </w:rPr>
                <w:t xml:space="preserve">Position</w:t>
              </w:r>
            </w:ins>
          </w:p>
        </w:tc>
        <w:tc>
          <w:tcPr>
            <w:tcW w:w="0" w:type="auto"/>
          </w:tcPr>
          <w:p>
            <w:ins w:id="1021" w:author="Round One Reviewer" w:date="2026-09-03T18:23:57.883Z">
              <w:r>
                <w:rPr>
                  <w:b/>
                </w:rPr>
                <w:t xml:space="preserve">Owner</w:t>
              </w:r>
            </w:ins>
          </w:p>
        </w:tc>
      </w:tr>
      <w:tr>
        <w:trPr/>
        <w:tc>
          <w:tcPr>
            <w:tcW w:w="0" w:type="auto"/>
          </w:tcPr>
          <w:p>
            <w:ins w:id="1022" w:author="Round One Reviewer" w:date="2026-09-03T18:23:57.883Z">
              <w:r>
                <w:t xml:space="preserve">Liability</w:t>
              </w:r>
            </w:ins>
          </w:p>
        </w:tc>
        <w:tc>
          <w:tcPr>
            <w:tcW w:w="0" w:type="auto"/>
          </w:tcPr>
          <w:p>
            <w:ins w:id="1023" w:author="Round One Reviewer" w:date="2026-09-03T18:23:57.883Z">
              <w:r>
                <w:t xml:space="preserve">Capped</w:t>
              </w:r>
            </w:ins>
          </w:p>
        </w:tc>
        <w:tc>
          <w:tcPr>
            <w:tcW w:w="0" w:type="auto"/>
          </w:tcPr>
          <w:p>
            <w:ins w:id="1024" w:author="Round One Reviewer" w:date="2026-09-03T18:23:57.883Z">
              <w:r>
                <w:t xml:space="preserve">Legal</w:t>
              </w:r>
            </w:ins>
          </w:p>
        </w:tc>
      </w:tr>
      <w:tr>
        <w:trPr/>
        <w:tc>
          <w:tcPr>
            <w:tcW w:w="0" w:type="auto"/>
          </w:tcPr>
          <w:p>
            <w:ins w:id="1025" w:author="Round One Reviewer" w:date="2026-09-03T18:23:57.883Z">
              <w:r>
                <w:t xml:space="preserve">Security</w:t>
              </w:r>
            </w:ins>
          </w:p>
        </w:tc>
        <w:tc>
          <w:tcPr>
            <w:tcW w:w="0" w:type="auto"/>
          </w:tcPr>
          <w:p>
            <w:ins w:id="1026" w:author="Round One Reviewer" w:date="2026-09-03T18:23:57.883Z">
              <w:r>
                <w:t xml:space="preserve">Approved</w:t>
              </w:r>
            </w:ins>
          </w:p>
        </w:tc>
        <w:tc>
          <w:tcPr>
            <w:tcW w:w="0" w:type="auto"/>
          </w:tcPr>
          <w:p>
            <w:ins w:id="1027" w:author="Round One Reviewer" w:date="2026-09-03T18:23:57.883Z">
              <w:r>
                <w:t xml:space="preserve">Risk</w:t>
              </w:r>
            </w:ins>
          </w:p>
        </w:tc>
      </w:tr>
      <w:tr>
        <w:trPr/>
        <w:tc>
          <w:tcPr>
            <w:tcW w:w="0" w:type="auto"/>
          </w:tcPr>
          <w:p>
            <w:ins w:id="1028" w:author="Round One Reviewer" w:date="2026-09-03T18:23:57.883Z">
              <w:r>
                <w:t xml:space="preserve">Privacy</w:t>
              </w:r>
            </w:ins>
          </w:p>
        </w:tc>
        <w:tc>
          <w:tcPr>
            <w:tcW w:w="0" w:type="auto"/>
          </w:tcPr>
          <w:p>
            <w:ins w:id="1029" w:author="Round One Reviewer" w:date="2026-09-03T18:23:57.883Z">
              <w:r>
                <w:t xml:space="preserve">Open</w:t>
              </w:r>
            </w:ins>
          </w:p>
        </w:tc>
        <w:tc>
          <w:tcPr>
            <w:tcW w:w="0" w:type="auto"/>
          </w:tcPr>
          <w:p>
            <w:ins w:id="1030" w:author="Round One Reviewer" w:date="2026-09-03T18:23:57.883Z">
              <w:r>
                <w:t xml:space="preserve">Privacy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34" w:author="Round One Reviewer" w:date="2026-09-03T18:23:57.888Z">
              <w:r>
                <w:rPr>
                  <w:b/>
                </w:rPr>
                <w:t xml:space="preserve">Deliverable</w:t>
              </w:r>
            </w:ins>
          </w:p>
        </w:tc>
        <w:tc>
          <w:tcPr>
            <w:tcW w:w="0" w:type="auto"/>
          </w:tcPr>
          <w:p>
            <w:ins w:id="1035" w:author="Round One Reviewer" w:date="2026-09-03T18:23:57.888Z">
              <w:r>
                <w:rPr>
                  <w:b/>
                </w:rPr>
                <w:t xml:space="preserve">Due</w:t>
              </w:r>
            </w:ins>
          </w:p>
        </w:tc>
        <w:tc>
          <w:tcPr>
            <w:tcW w:w="0" w:type="auto"/>
          </w:tcPr>
          <w:p>
            <w:ins w:id="1036" w:author="Round One Reviewer" w:date="2026-09-03T18:23:57.888Z">
              <w:r>
                <w:rPr>
                  <w:b/>
                </w:rPr>
                <w:t xml:space="preserve">State</w:t>
              </w:r>
            </w:ins>
          </w:p>
        </w:tc>
      </w:tr>
      <w:tr>
        <w:trPr/>
        <w:tc>
          <w:tcPr>
            <w:tcW w:w="0" w:type="auto"/>
          </w:tcPr>
          <w:p>
            <w:ins w:id="1037" w:author="Round One Reviewer" w:date="2026-09-03T18:23:57.888Z">
              <w:r>
                <w:t xml:space="preserve">Report</w:t>
              </w:r>
            </w:ins>
          </w:p>
        </w:tc>
        <w:tc>
          <w:tcPr>
            <w:tcW w:w="0" w:type="auto"/>
          </w:tcPr>
          <w:p>
            <w:ins w:id="1038" w:author="Round One Reviewer" w:date="2026-09-03T18:23:57.888Z">
              <w:r>
                <w:t xml:space="preserve">Day 7</w:t>
              </w:r>
            </w:ins>
          </w:p>
        </w:tc>
        <w:tc>
          <w:tcPr>
            <w:tcW w:w="0" w:type="auto"/>
          </w:tcPr>
          <w:p>
            <w:ins w:id="1039" w:author="Round One Reviewer" w:date="2026-09-03T18:23:57.888Z">
              <w:r>
                <w:t xml:space="preserve">In progress</w:t>
              </w:r>
            </w:ins>
          </w:p>
        </w:tc>
      </w:tr>
      <w:tr>
        <w:trPr/>
        <w:tc>
          <w:tcPr>
            <w:tcW w:w="0" w:type="auto"/>
          </w:tcPr>
          <w:p>
            <w:ins w:id="1040" w:author="Round One Reviewer" w:date="2026-09-03T18:23:57.888Z">
              <w:r>
                <w:t xml:space="preserve">Evidence pack</w:t>
              </w:r>
            </w:ins>
          </w:p>
        </w:tc>
        <w:tc>
          <w:tcPr>
            <w:tcW w:w="0" w:type="auto"/>
          </w:tcPr>
          <w:p>
            <w:ins w:id="1041" w:author="Round One Reviewer" w:date="2026-09-03T18:23:57.888Z">
              <w:r>
                <w:t xml:space="preserve">Day 14</w:t>
              </w:r>
            </w:ins>
          </w:p>
        </w:tc>
        <w:tc>
          <w:tcPr>
            <w:tcW w:w="0" w:type="auto"/>
          </w:tcPr>
          <w:p>
            <w:ins w:id="1042" w:author="Round One Reviewer" w:date="2026-09-03T18:23:57.888Z">
              <w:r>
                <w:t xml:space="preserve">Planned</w:t>
              </w:r>
            </w:ins>
          </w:p>
        </w:tc>
      </w:tr>
      <w:tr>
        <w:trPr/>
        <w:tc>
          <w:tcPr>
            <w:tcW w:w="0" w:type="auto"/>
          </w:tcPr>
          <w:p>
            <w:ins w:id="1043" w:author="Round One Reviewer" w:date="2026-09-03T18:23:57.888Z">
              <w:r>
                <w:t xml:space="preserve">Certificate</w:t>
              </w:r>
            </w:ins>
          </w:p>
        </w:tc>
        <w:tc>
          <w:tcPr>
            <w:tcW w:w="0" w:type="auto"/>
          </w:tcPr>
          <w:p>
            <w:ins w:id="1044" w:author="Round One Reviewer" w:date="2026-09-03T18:23:57.888Z">
              <w:r>
                <w:t xml:space="preserve">Day 20</w:t>
              </w:r>
            </w:ins>
          </w:p>
        </w:tc>
        <w:tc>
          <w:tcPr>
            <w:tcW w:w="0" w:type="auto"/>
          </w:tcPr>
          <w:p>
            <w:ins w:id="1045" w:author="Round One Reviewer" w:date="2026-09-03T18:23:57.888Z">
              <w:r>
                <w:t xml:space="preserve">Planned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1049" w:author="Round One Reviewer" w:date="2026-09-03T18:23:57.894Z">
              <w:r>
                <w:rPr>
                  <w:b/>
                </w:rPr>
                <w:t xml:space="preserve">Region</w:t>
              </w:r>
            </w:ins>
          </w:p>
        </w:tc>
        <w:tc>
          <w:tcPr>
            <w:tcW w:w="0" w:type="auto"/>
          </w:tcPr>
          <w:p>
            <w:ins w:id="1050" w:author="Round One Reviewer" w:date="2026-09-03T18:23:57.894Z">
              <w:r>
                <w:rPr>
                  <w:b/>
                </w:rPr>
                <w:t xml:space="preserve">Threshold</w:t>
              </w:r>
            </w:ins>
          </w:p>
        </w:tc>
        <w:tc>
          <w:tcPr>
            <w:tcW w:w="0" w:type="auto"/>
          </w:tcPr>
          <w:p>
            <w:ins w:id="1051" w:author="Round One Reviewer" w:date="2026-09-03T18:23:57.894Z">
              <w:r>
                <w:rPr>
                  <w:b/>
                </w:rPr>
                <w:t xml:space="preserve">Reviewer</w:t>
              </w:r>
            </w:ins>
          </w:p>
        </w:tc>
      </w:tr>
      <w:tr>
        <w:trPr/>
        <w:tc>
          <w:tcPr>
            <w:tcW w:w="0" w:type="auto"/>
          </w:tcPr>
          <w:p>
            <w:ins w:id="1052" w:author="Round One Reviewer" w:date="2026-09-03T18:23:57.894Z">
              <w:r>
                <w:t xml:space="preserve">Canada</w:t>
              </w:r>
            </w:ins>
          </w:p>
        </w:tc>
        <w:tc>
          <w:tcPr>
            <w:tcW w:w="0" w:type="auto"/>
          </w:tcPr>
          <w:p>
            <w:ins w:id="1053" w:author="Round One Reviewer" w:date="2026-09-03T18:23:57.894Z">
              <w:r>
                <w:t xml:space="preserve">$60,000</w:t>
              </w:r>
            </w:ins>
          </w:p>
        </w:tc>
        <w:tc>
          <w:tcPr>
            <w:tcW w:w="0" w:type="auto"/>
          </w:tcPr>
          <w:p>
            <w:ins w:id="1054" w:author="Round One Reviewer" w:date="2026-09-03T18:23:57.894Z">
              <w:r>
                <w:t xml:space="preserve">Morgan</w:t>
              </w:r>
            </w:ins>
          </w:p>
        </w:tc>
      </w:tr>
      <w:tr>
        <w:trPr/>
        <w:tc>
          <w:tcPr>
            <w:tcW w:w="0" w:type="auto"/>
          </w:tcPr>
          <w:p>
            <w:ins w:id="1055" w:author="Round One Reviewer" w:date="2026-09-03T18:23:57.894Z">
              <w:r>
                <w:t xml:space="preserve">Europe</w:t>
              </w:r>
            </w:ins>
          </w:p>
        </w:tc>
        <w:tc>
          <w:tcPr>
            <w:tcW w:w="0" w:type="auto"/>
          </w:tcPr>
          <w:p>
            <w:ins w:id="1056" w:author="Round One Reviewer" w:date="2026-09-03T18:23:57.894Z">
              <w:r>
                <w:t xml:space="preserve">EUR 70,000</w:t>
              </w:r>
            </w:ins>
          </w:p>
        </w:tc>
        <w:tc>
          <w:tcPr>
            <w:tcW w:w="0" w:type="auto"/>
          </w:tcPr>
          <w:p>
            <w:ins w:id="1057" w:author="Round One Reviewer" w:date="2026-09-03T18:23:57.894Z">
              <w:r>
                <w:t xml:space="preserve">Taylor</w:t>
              </w:r>
            </w:ins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