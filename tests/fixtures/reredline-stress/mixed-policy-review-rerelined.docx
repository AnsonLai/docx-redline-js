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b/>
          <w:color w:val="1F4D78"/>
          <w:sz w:val="36"/>
          <w:szCs w:val="36"/>
        </w:rPr>
        <w:t xml:space="preserve">Mixed Policy Review Stress Fixture</w:t>
      </w:r>
    </w:p>
    <w:p>
      <w:pPr>
        <w:spacing w:after="240"/>
      </w:pPr>
      <w:r>
        <w:rPr>
          <w:i/>
          <w:color w:val="666666"/>
          <w:sz w:val="20"/>
          <w:szCs w:val="20"/>
        </w:rPr>
        <w:t xml:space="preserve">Second review round - prior revisions accepted per block, then re-redlined</w:t>
      </w:r>
    </w:p>
    <w:p xmlns:w="http://schemas.openxmlformats.org/wordprocessingml/2006/main">
      <w:pPr>
        <w:spacing w:after="120" w:line="280" w:lineRule="auto"/>
      </w:pPr>
      <w:r>
        <w:rPr>
          <w:b/>
          <w:color w:val="2E74B5"/>
          <w:sz w:val="28"/>
          <w:szCs w:val="28"/>
        </w:rPr>
        <w:t xml:space="preserve">Paragraph revisions</w:t>
      </w:r>
    </w:p>
    <w:p xmlns:w="http://schemas.openxmlformats.org/wordprocessingml/2006/main">
      <w:pPr>
        <w:spacing w:after="100" w:line="300" w:lineRule="auto"/>
      </w:pPr>
      <w:r>
        <w:rPr>
          <w:rFonts w:ascii="Calibri" w:hAnsi="Calibri"/>
          <w:sz w:val="22"/>
          <w:szCs w:val="22"/>
        </w:rPr>
        <w:t xml:space="preserve">The </w:t>
      </w:r>
      <w:del w:id="5000" w:author="Round Two Reviewer" w:date="2026-09-03T18:23:57.775Z">
        <w:r>
          <w:rPr>
            <w:rFonts w:ascii="Calibri" w:hAnsi="Calibri"/>
            <w:sz w:val="22"/>
            <w:szCs w:val="22"/>
          </w:rPr>
          <w:delText xml:space="preserve">review board</w:delText>
        </w:r>
      </w:del>
      <w:ins w:id="5001" w:author="Round Two Reviewer" w:date="2026-09-03T18:23:57.775Z">
        <w:r>
          <w:rPr>
            <w:rFonts w:ascii="Calibri" w:hAnsi="Calibri"/>
            <w:sz w:val="22"/>
            <w:szCs w:val="22"/>
          </w:rPr>
          <w:t>oversight committee</w:t>
        </w:r>
      </w:ins>
      <w:r>
        <w:rPr>
          <w:rFonts w:ascii="Calibri" w:hAnsi="Calibri"/>
          <w:sz w:val="22"/>
          <w:szCs w:val="22"/>
        </w:rPr>
        <w:t xml:space="preserve"> meets every </w:t>
      </w:r>
      <w:r>
        <w:rPr>
          <w:rFonts w:ascii="Calibri" w:hAnsi="Calibri"/>
          <w:sz w:val="22"/>
          <w:szCs w:val="22"/>
        </w:rPr>
        <w:t>quarter</w:t>
      </w:r>
      <w:r>
        <w:rPr>
          <w:rFonts w:ascii="Calibri" w:hAnsi="Calibri"/>
          <w:sz w:val="22"/>
          <w:szCs w:val="22"/>
        </w:rPr>
        <w:t xml:space="preserve"> to assess </w:t>
      </w:r>
      <w:del w:id="5002" w:author="Round Two Reviewer" w:date="2026-09-03T18:23:57.775Z">
        <w:r>
          <w:rPr>
            <w:rFonts w:ascii="Calibri" w:hAnsi="Calibri"/>
            <w:sz w:val="22"/>
            <w:szCs w:val="22"/>
          </w:rPr>
          <w:delText xml:space="preserve">open</w:delText>
        </w:r>
      </w:del>
      <w:ins w:id="5003" w:author="Round Two Reviewer" w:date="2026-09-03T18:23:57.775Z">
        <w:r>
          <w:rPr>
            <w:rFonts w:ascii="Calibri" w:hAnsi="Calibri"/>
            <w:sz w:val="22"/>
            <w:szCs w:val="22"/>
          </w:rPr>
          <w:t>unresolved</w:t>
        </w:r>
      </w:ins>
      <w:r>
        <w:rPr>
          <w:rFonts w:ascii="Calibri" w:hAnsi="Calibri"/>
          <w:sz w:val="22"/>
          <w:szCs w:val="22"/>
        </w:rPr>
        <w:t xml:space="preserve"> actions.</w:t>
      </w:r>
    </w:p>
    <w:p xmlns:w="http://schemas.openxmlformats.org/wordprocessingml/2006/main">
      <w:pPr>
        <w:spacing w:after="100" w:line="300" w:lineRule="auto"/>
      </w:pPr>
      <w:r>
        <w:rPr>
          <w:rFonts w:ascii="Calibri" w:hAnsi="Calibri"/>
          <w:sz w:val="22"/>
          <w:szCs w:val="22"/>
        </w:rPr>
        <w:t xml:space="preserve">All submissions require a </w:t>
      </w:r>
      <w:del w:id="5004" w:author="Round Two Reviewer" w:date="2026-09-03T18:23:57.778Z">
        <w:r>
          <w:rPr>
            <w:rFonts w:ascii="Calibri" w:hAnsi="Calibri"/>
            <w:sz w:val="22"/>
            <w:szCs w:val="22"/>
          </w:rPr>
          <w:delText xml:space="preserve">manager</w:delText>
        </w:r>
      </w:del>
      <w:ins w:id="5005" w:author="Round Two Reviewer" w:date="2026-09-03T18:23:57.778Z">
        <w:r>
          <w:rPr>
            <w:rFonts w:ascii="Calibri" w:hAnsi="Calibri"/>
            <w:sz w:val="22"/>
            <w:szCs w:val="22"/>
          </w:rPr>
          <w:t>director</w:t>
        </w:r>
      </w:ins>
      <w:r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>signature and a dated approval note.</w:t>
      </w:r>
    </w:p>
    <w:p xmlns:w="http://schemas.openxmlformats.org/wordprocessingml/2006/main">
      <w:pPr>
        <w:spacing w:after="100" w:line="300" w:lineRule="auto"/>
      </w:pPr>
      <w:r>
        <w:rPr>
          <w:rFonts w:ascii="Calibri" w:hAnsi="Calibri"/>
          <w:sz w:val="22"/>
          <w:szCs w:val="22"/>
        </w:rPr>
        <w:t xml:space="preserve">The </w:t>
      </w:r>
      <w:del w:id="5006" w:author="Round Two Reviewer" w:date="2026-09-03T18:23:57.780Z">
        <w:r>
          <w:rPr>
            <w:rFonts w:ascii="Calibri" w:hAnsi="Calibri"/>
            <w:sz w:val="22"/>
            <w:szCs w:val="22"/>
          </w:rPr>
          <w:delText xml:space="preserve">legacy</w:delText>
        </w:r>
      </w:del>
      <w:ins w:id="5007" w:author="Round Two Reviewer" w:date="2026-09-03T18:23:57.780Z">
        <w:r>
          <w:rPr>
            <w:rFonts w:ascii="Calibri" w:hAnsi="Calibri"/>
            <w:sz w:val="22"/>
            <w:szCs w:val="22"/>
          </w:rPr>
          <w:t>temporary</w:t>
        </w:r>
      </w:ins>
      <w:r>
        <w:rPr>
          <w:rFonts w:ascii="Calibri" w:hAnsi="Calibri"/>
          <w:sz w:val="22"/>
          <w:szCs w:val="22"/>
        </w:rPr>
        <w:t xml:space="preserve"> exception remains </w:t>
      </w:r>
      <w:del w:id="5008" w:author="Round Two Reviewer" w:date="2026-09-03T18:23:57.780Z">
        <w:r>
          <w:rPr>
            <w:rFonts w:ascii="Calibri" w:hAnsi="Calibri"/>
            <w:sz w:val="22"/>
            <w:szCs w:val="22"/>
          </w:rPr>
          <w:delText xml:space="preserve">available.</w:delText>
        </w:r>
      </w:del>
      <w:ins w:id="5009" w:author="Round Two Reviewer" w:date="2026-09-03T18:23:57.780Z">
        <w:r>
          <w:rPr>
            <w:rFonts w:ascii="Calibri" w:hAnsi="Calibri"/>
            <w:sz w:val="22"/>
            <w:szCs w:val="22"/>
          </w:rPr>
          <w:t>available through year-end.</w:t>
        </w:r>
      </w:ins>
    </w:p>
    <w:p xmlns:w="http://schemas.openxmlformats.org/wordprocessingml/2006/main">
      <w:pPr>
        <w:spacing w:after="100" w:line="300" w:lineRule="auto"/>
      </w:pPr>
      <w:r>
        <w:rPr>
          <w:rFonts w:ascii="Calibri" w:hAnsi="Calibri"/>
          <w:sz w:val="22"/>
          <w:szCs w:val="22"/>
        </w:rPr>
        <w:t xml:space="preserve">Critical </w:t>
      </w:r>
      <w:del w:id="5010" w:author="Round Two Reviewer" w:date="2026-09-03T18:23:57.784Z">
        <w:r>
          <w:rPr>
            <w:rFonts w:ascii="Calibri" w:hAnsi="Calibri"/>
            <w:b w:val="1"/>
            <w:bCs w:val="1"/>
            <w:i w:val="0"/>
            <w:iCs w:val="0"/>
            <w:strike w:val="0"/>
            <w:sz w:val="22"/>
            <w:szCs w:val="22"/>
            <w:u w:val="none"/>
          </w:rPr>
          <w:delText xml:space="preserve">controls</w:delText>
        </w:r>
      </w:del>
      <w:ins w:id="5012" w:author="Round Two Reviewer" w:date="2026-09-03T18:23:57.785Z">
        <w:r>
          <w:rPr>
            <w:rFonts w:ascii="Calibri" w:hAnsi="Calibri"/>
            <w:b w:val="1"/>
            <w:bCs w:val="1"/>
            <w:i w:val="0"/>
            <w:iCs w:val="0"/>
            <w:strike w:val="0"/>
            <w:sz w:val="22"/>
            <w:szCs w:val="22"/>
            <w:u w:val="none"/>
            <w:rPrChange w:id="5011" w:author="Round Two Reviewer" w:date="2026-09-03T18:23:57.784Z">
              <w:rPr>
                <w:rFonts w:ascii="Calibri" w:hAnsi="Calibri"/>
                <w:b w:val="1"/>
                <w:bCs w:val="1"/>
                <w:i w:val="0"/>
                <w:iCs w:val="0"/>
                <w:strike w:val="0"/>
                <w:sz w:val="22"/>
                <w:szCs w:val="22"/>
                <w:u w:val="none"/>
              </w:rPr>
            </w:rPrChange>
          </w:rPr>
          <w:t>safeguards</w:t>
        </w:r>
      </w:ins>
      <w:r>
        <w:rPr>
          <w:rFonts w:ascii="Calibri" w:hAnsi="Calibri"/>
          <w:sz w:val="22"/>
          <w:szCs w:val="22"/>
        </w:rPr>
        <w:t xml:space="preserve"> must be documented before </w:t>
      </w:r>
      <w:ins w:id="5013" w:author="Round Two Reviewer" w:date="2026-09-03T18:23:57.785Z">
        <w:r>
          <w:rPr>
            <w:rFonts w:ascii="Calibri" w:hAnsi="Calibri"/>
            <w:sz w:val="22"/>
            <w:szCs w:val="22"/>
          </w:rPr>
          <w:t xml:space="preserve">production </w:t>
        </w:r>
      </w:ins>
      <w:r>
        <w:rPr>
          <w:rFonts w:ascii="Calibri" w:hAnsi="Calibri"/>
          <w:sz w:val="22"/>
          <w:szCs w:val="22"/>
        </w:rPr>
        <w:t>launch.</w:t>
      </w:r>
    </w:p>
    <w:p xmlns:w="http://schemas.openxmlformats.org/wordprocessingml/2006/main">
      <w:pPr>
        <w:spacing w:after="100" w:line="300" w:lineRule="auto"/>
      </w:pPr>
      <w:r>
        <w:rPr>
          <w:rFonts w:ascii="Calibri" w:hAnsi="Calibri"/>
          <w:sz w:val="22"/>
          <w:szCs w:val="22"/>
        </w:rPr>
        <w:t xml:space="preserve">The </w:t>
      </w:r>
      <w:del w:id="5014" w:author="Round Two Reviewer" w:date="2026-09-03T18:23:57.786Z">
        <w:r>
          <w:rPr>
            <w:rFonts w:ascii="Calibri" w:hAnsi="Calibri"/>
            <w:sz w:val="22"/>
            <w:szCs w:val="22"/>
          </w:rPr>
          <w:delText xml:space="preserve">coordinator</w:delText>
        </w:r>
      </w:del>
      <w:ins w:id="5015" w:author="Round Two Reviewer" w:date="2026-09-03T18:23:57.786Z">
        <w:r>
          <w:rPr>
            <w:rFonts w:ascii="Calibri" w:hAnsi="Calibri"/>
            <w:sz w:val="22"/>
            <w:szCs w:val="22"/>
          </w:rPr>
          <w:t>governance lead</w:t>
        </w:r>
      </w:ins>
      <w:r>
        <w:rPr>
          <w:rFonts w:ascii="Calibri" w:hAnsi="Calibri"/>
          <w:sz w:val="22"/>
          <w:szCs w:val="22"/>
        </w:rPr>
        <w:t xml:space="preserve"> records </w:t>
      </w:r>
      <w:r>
        <w:rPr>
          <w:rFonts w:ascii="Calibri" w:hAnsi="Calibri"/>
          <w:sz w:val="22"/>
          <w:szCs w:val="22"/>
        </w:rPr>
        <w:t xml:space="preserve">final </w:t>
      </w:r>
      <w:r>
        <w:rPr>
          <w:rFonts w:ascii="Calibri" w:hAnsi="Calibri"/>
          <w:sz w:val="22"/>
          <w:szCs w:val="22"/>
        </w:rPr>
        <w:t xml:space="preserve">decisions in the central </w:t>
      </w:r>
      <w:r>
        <w:rPr>
          <w:rFonts w:ascii="Calibri" w:hAnsi="Calibri"/>
          <w:sz w:val="22"/>
          <w:szCs w:val="22"/>
        </w:rPr>
        <w:t xml:space="preserve">register within </w:t>
      </w:r>
      <w:del w:id="5016" w:author="Round Two Reviewer" w:date="2026-09-03T18:23:57.787Z">
        <w:r>
          <w:rPr>
            <w:rFonts w:ascii="Calibri" w:hAnsi="Calibri"/>
            <w:sz w:val="22"/>
            <w:szCs w:val="22"/>
          </w:rPr>
          <w:delText xml:space="preserve">two</w:delText>
        </w:r>
      </w:del>
      <w:ins w:id="5017" w:author="Round Two Reviewer" w:date="2026-09-03T18:23:57.787Z">
        <w:r>
          <w:rPr>
            <w:rFonts w:ascii="Calibri" w:hAnsi="Calibri"/>
            <w:sz w:val="22"/>
            <w:szCs w:val="22"/>
          </w:rPr>
          <w:t>one</w:t>
        </w:r>
      </w:ins>
      <w:r>
        <w:rPr>
          <w:rFonts w:ascii="Calibri" w:hAnsi="Calibri"/>
          <w:sz w:val="22"/>
          <w:szCs w:val="22"/>
        </w:rPr>
        <w:t xml:space="preserve"> business </w:t>
      </w:r>
      <w:del w:id="5018" w:author="Round Two Reviewer" w:date="2026-09-03T18:23:57.787Z">
        <w:r>
          <w:rPr>
            <w:rFonts w:ascii="Calibri" w:hAnsi="Calibri"/>
            <w:sz w:val="22"/>
            <w:szCs w:val="22"/>
          </w:rPr>
          <w:delText xml:space="preserve">days.</w:delText>
        </w:r>
      </w:del>
      <w:ins w:id="5019" w:author="Round Two Reviewer" w:date="2026-09-03T18:23:57.787Z">
        <w:r>
          <w:rPr>
            <w:rFonts w:ascii="Calibri" w:hAnsi="Calibri"/>
            <w:sz w:val="22"/>
            <w:szCs w:val="22"/>
          </w:rPr>
          <w:t>day.</w:t>
        </w:r>
      </w:ins>
    </w:p>
    <w:p xmlns:w="http://schemas.openxmlformats.org/wordprocessingml/2006/main">
      <w:pPr>
        <w:pageBreakBefore/>
        <w:spacing w:after="120" w:line="280" w:lineRule="auto"/>
      </w:pPr>
      <w:r>
        <w:rPr>
          <w:b/>
          <w:color w:val="2E74B5"/>
          <w:sz w:val="28"/>
          <w:szCs w:val="28"/>
        </w:rPr>
        <w:t xml:space="preserve">Bullet and numbered-list revisions</w:t>
      </w:r>
    </w:p>
    <w:p xmlns:w="http://schemas.openxmlformats.org/wordprocessingml/2006/main">
      <w:pPr>
        <w:numPr>
          <w:ilvl w:val="0"/>
          <w:numId w:val="10"/>
        </w:numPr>
        <w:spacing w:after="100" w:line="300" w:lineRule="auto"/>
      </w:pPr>
      <w:r>
        <w:rPr>
          <w:rFonts w:ascii="Calibri" w:hAnsi="Calibri"/>
          <w:sz w:val="22"/>
          <w:szCs w:val="22"/>
        </w:rPr>
        <w:t xml:space="preserve">Confirm the </w:t>
      </w:r>
      <w:del w:id="5020" w:author="Round Two Reviewer" w:date="2026-09-03T18:23:57.789Z">
        <w:r>
          <w:rPr>
            <w:rFonts w:ascii="Calibri" w:hAnsi="Calibri"/>
            <w:sz w:val="22"/>
            <w:szCs w:val="22"/>
          </w:rPr>
          <w:delText xml:space="preserve">revised</w:delText>
        </w:r>
      </w:del>
      <w:ins w:id="5021" w:author="Round Two Reviewer" w:date="2026-09-03T18:23:57.789Z">
        <w:r>
          <w:rPr>
            <w:rFonts w:ascii="Calibri" w:hAnsi="Calibri"/>
            <w:sz w:val="22"/>
            <w:szCs w:val="22"/>
          </w:rPr>
          <w:t>final</w:t>
        </w:r>
      </w:ins>
      <w:r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>meeting agenda.</w:t>
      </w:r>
    </w:p>
    <w:p xmlns:w="http://schemas.openxmlformats.org/wordprocessingml/2006/main">
      <w:pPr>
        <w:numPr>
          <w:ilvl w:val="0"/>
          <w:numId w:val="10"/>
        </w:numPr>
        <w:spacing w:after="100" w:line="300" w:lineRule="auto"/>
      </w:pPr>
      <w:r>
        <w:rPr>
          <w:rFonts w:ascii="Calibri" w:hAnsi="Calibri"/>
          <w:sz w:val="22"/>
          <w:szCs w:val="22"/>
        </w:rPr>
        <w:t xml:space="preserve">Collect </w:t>
      </w:r>
      <w:r>
        <w:rPr>
          <w:rFonts w:ascii="Calibri" w:hAnsi="Calibri"/>
          <w:sz w:val="22"/>
          <w:szCs w:val="22"/>
        </w:rPr>
        <w:t xml:space="preserve">written </w:t>
      </w:r>
      <w:r>
        <w:rPr>
          <w:rFonts w:ascii="Calibri" w:hAnsi="Calibri"/>
          <w:sz w:val="22"/>
          <w:szCs w:val="22"/>
        </w:rPr>
        <w:t xml:space="preserve">stakeholder </w:t>
      </w:r>
      <w:del w:id="5022" w:author="Round Two Reviewer" w:date="2026-09-03T18:23:57.790Z">
        <w:r>
          <w:rPr>
            <w:rFonts w:ascii="Calibri" w:hAnsi="Calibri"/>
            <w:sz w:val="22"/>
            <w:szCs w:val="22"/>
          </w:rPr>
          <w:delText xml:space="preserve">comments.</w:delText>
        </w:r>
      </w:del>
      <w:ins w:id="5023" w:author="Round Two Reviewer" w:date="2026-09-03T18:23:57.790Z">
        <w:r>
          <w:rPr>
            <w:rFonts w:ascii="Calibri" w:hAnsi="Calibri"/>
            <w:sz w:val="22"/>
            <w:szCs w:val="22"/>
          </w:rPr>
          <w:t>approvals.</w:t>
        </w:r>
      </w:ins>
    </w:p>
    <w:p xmlns:w="http://schemas.openxmlformats.org/wordprocessingml/2006/main">
      <w:pPr>
        <w:numPr>
          <w:ilvl w:val="0"/>
          <w:numId w:val="10"/>
        </w:numPr>
        <w:spacing w:after="100" w:line="300" w:lineRule="auto"/>
      </w:pPr>
      <w:r>
        <w:rPr>
          <w:rFonts w:ascii="Calibri" w:hAnsi="Calibri"/>
          <w:sz w:val="22"/>
          <w:szCs w:val="22"/>
        </w:rPr>
        <w:t xml:space="preserve">Escalate unresolved </w:t>
      </w:r>
      <w:r>
        <w:rPr>
          <w:rFonts w:ascii="Calibri" w:hAnsi="Calibri"/>
          <w:sz w:val="22"/>
          <w:szCs w:val="22"/>
        </w:rPr>
        <w:t xml:space="preserve">operational </w:t>
      </w:r>
      <w:ins w:id="5024" w:author="Round Two Reviewer" w:date="2026-09-03T18:23:57.791Z">
        <w:r>
          <w:rPr>
            <w:rFonts w:ascii="Calibri" w:hAnsi="Calibri"/>
            <w:sz w:val="22"/>
            <w:szCs w:val="22"/>
          </w:rPr>
          <w:t xml:space="preserve">and legal </w:t>
        </w:r>
      </w:ins>
      <w:r>
        <w:rPr>
          <w:rFonts w:ascii="Calibri" w:hAnsi="Calibri"/>
          <w:sz w:val="22"/>
          <w:szCs w:val="22"/>
        </w:rPr>
        <w:t>risks.</w:t>
      </w:r>
    </w:p>
    <w:p xmlns:w="http://schemas.openxmlformats.org/wordprocessingml/2006/main">
      <w:pPr>
        <w:numPr>
          <w:ilvl w:val="0"/>
          <w:numId w:val="10"/>
        </w:numPr>
        <w:spacing w:after="100" w:line="300" w:lineRule="auto"/>
      </w:pPr>
      <w:r>
        <w:rPr>
          <w:rFonts w:ascii="Calibri" w:hAnsi="Calibri"/>
          <w:sz w:val="22"/>
          <w:szCs w:val="22"/>
        </w:rPr>
        <w:t xml:space="preserve">Archive the superseded </w:t>
      </w:r>
      <w:del w:id="5025" w:author="Round Two Reviewer" w:date="2026-09-03T18:23:57.793Z">
        <w:r>
          <w:rPr>
            <w:rFonts w:ascii="Calibri" w:hAnsi="Calibri"/>
            <w:sz w:val="22"/>
            <w:szCs w:val="22"/>
          </w:rPr>
          <w:delText xml:space="preserve">working</w:delText>
        </w:r>
      </w:del>
      <w:ins w:id="5026" w:author="Round Two Reviewer" w:date="2026-09-03T18:23:57.793Z">
        <w:r>
          <w:rPr>
            <w:rFonts w:ascii="Calibri" w:hAnsi="Calibri"/>
            <w:sz w:val="22"/>
            <w:szCs w:val="22"/>
          </w:rPr>
          <w:t>approved</w:t>
        </w:r>
      </w:ins>
      <w:r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>draft.</w:t>
      </w:r>
    </w:p>
    <w:p xmlns:w="http://schemas.openxmlformats.org/wordprocessingml/2006/main">
      <w:pPr>
        <w:numPr>
          <w:ilvl w:val="0"/>
          <w:numId w:val="11"/>
        </w:numPr>
        <w:spacing w:after="100" w:line="300" w:lineRule="auto"/>
      </w:pPr>
      <w:r>
        <w:rPr>
          <w:rFonts w:ascii="Calibri" w:hAnsi="Calibri"/>
          <w:sz w:val="22"/>
          <w:szCs w:val="22"/>
        </w:rPr>
        <w:t xml:space="preserve">Record the </w:t>
      </w:r>
      <w:ins w:id="5028" w:author="Round Two Reviewer" w:date="2026-09-03T18:23:57.794Z">
        <w:r>
          <w:rPr>
            <w:rFonts w:ascii="Calibri" w:hAnsi="Calibri"/>
            <w:b w:val="1"/>
            <w:bCs w:val="1"/>
            <w:i w:val="0"/>
            <w:iCs w:val="0"/>
            <w:strike w:val="0"/>
            <w:sz w:val="22"/>
            <w:szCs w:val="22"/>
            <w:u w:val="none"/>
            <w:rPrChange w:id="5027" w:author="Round Two Reviewer" w:date="2026-09-03T18:23:57.794Z">
              <w:rPr>
                <w:rFonts w:ascii="Calibri" w:hAnsi="Calibri"/>
                <w:sz w:val="22"/>
                <w:szCs w:val="22"/>
              </w:rPr>
            </w:rPrChange>
          </w:rPr>
          <w:t xml:space="preserve">accountable </w:t>
        </w:r>
      </w:ins>
      <w:r>
        <w:rPr>
          <w:rFonts w:ascii="Calibri" w:hAnsi="Calibri"/>
          <w:b w:val="1"/>
          <w:bCs w:val="1"/>
          <w:i w:val="0"/>
          <w:iCs w:val="0"/>
          <w:strike w:val="0"/>
          <w:sz w:val="22"/>
          <w:szCs w:val="22"/>
          <w:u w:val="none"/>
          <w:rPrChange w:id="5029" w:author="Round Two Reviewer" w:date="2026-09-03T18:23:57.794Z">
            <w:rPr>
              <w:rFonts w:ascii="Calibri" w:hAnsi="Calibri"/>
              <w:b w:val="1"/>
              <w:bCs w:val="1"/>
              <w:i w:val="0"/>
              <w:iCs w:val="0"/>
              <w:strike w:val="0"/>
              <w:sz w:val="22"/>
              <w:szCs w:val="22"/>
              <w:u w:val="none"/>
            </w:rPr>
          </w:rPrChange>
        </w:rPr>
        <w:t>decision owner</w:t>
      </w:r>
      <w:r>
        <w:rPr>
          <w:rFonts w:ascii="Calibri" w:hAnsi="Calibri"/>
          <w:sz w:val="22"/>
          <w:szCs w:val="22"/>
        </w:rPr>
        <w:t>.</w:t>
      </w:r>
    </w:p>
    <w:p xmlns:w="http://schemas.openxmlformats.org/wordprocessingml/2006/main">
      <w:pPr>
        <w:numPr>
          <w:ilvl w:val="0"/>
          <w:numId w:val="11"/>
        </w:numPr>
        <w:spacing w:after="100" w:line="300" w:lineRule="auto"/>
      </w:pPr>
      <w:r>
        <w:rPr>
          <w:rFonts w:ascii="Calibri" w:hAnsi="Calibri"/>
          <w:sz w:val="22"/>
          <w:szCs w:val="22"/>
        </w:rPr>
        <w:t xml:space="preserve">Publish the implementation </w:t>
      </w:r>
      <w:r>
        <w:rPr>
          <w:rFonts w:ascii="Calibri" w:hAnsi="Calibri"/>
          <w:sz w:val="22"/>
          <w:szCs w:val="22"/>
        </w:rPr>
        <w:t xml:space="preserve">notice within </w:t>
      </w:r>
      <w:del w:id="5030" w:author="Round Two Reviewer" w:date="2026-09-03T18:23:57.796Z">
        <w:r>
          <w:rPr>
            <w:rFonts w:ascii="Calibri" w:hAnsi="Calibri"/>
            <w:sz w:val="22"/>
            <w:szCs w:val="22"/>
          </w:rPr>
          <w:delText xml:space="preserve">five</w:delText>
        </w:r>
      </w:del>
      <w:ins w:id="5031" w:author="Round Two Reviewer" w:date="2026-09-03T18:23:57.796Z">
        <w:r>
          <w:rPr>
            <w:rFonts w:ascii="Calibri" w:hAnsi="Calibri"/>
            <w:sz w:val="22"/>
            <w:szCs w:val="22"/>
          </w:rPr>
          <w:t>three</w:t>
        </w:r>
      </w:ins>
      <w:r>
        <w:rPr>
          <w:rFonts w:ascii="Calibri" w:hAnsi="Calibri"/>
          <w:sz w:val="22"/>
          <w:szCs w:val="22"/>
        </w:rPr>
        <w:t xml:space="preserve"> days.</w:t>
      </w:r>
    </w:p>
    <w:p xmlns:w="http://schemas.openxmlformats.org/wordprocessingml/2006/main">
      <w:pPr>
        <w:pageBreakBefore/>
        <w:spacing w:after="120" w:line="280" w:lineRule="auto"/>
      </w:pPr>
      <w:r>
        <w:rPr>
          <w:b/>
          <w:color w:val="2E74B5"/>
          <w:sz w:val="28"/>
          <w:szCs w:val="28"/>
        </w:rPr>
        <w:t xml:space="preserve">Table revisions</w:t>
      </w:r>
    </w:p>
    <w:tbl xmlns:w="http://schemas.openxmlformats.org/wordprocessingml/2006/main"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/>
        <w:gridCol/>
        <w:gridCol/>
      </w:tblGrid>
      <w:tr>
        <w:trPr/>
        <w:tc>
          <w:tcPr>
            <w:tcW w:w="0" w:type="auto"/>
          </w:tcPr>
          <w:p>
            <w:ins w:id="5033" w:author="Round Two Reviewer" w:date="2026-09-03T18:23:57.804Z">
              <w:r>
                <w:rPr>
                  <w:b/>
                </w:rPr>
                <w:t xml:space="preserve">Workstream</w:t>
              </w:r>
            </w:ins>
          </w:p>
        </w:tc>
        <w:tc>
          <w:tcPr>
            <w:tcW w:w="0" w:type="auto"/>
          </w:tcPr>
          <w:p>
            <w:ins w:id="5034" w:author="Round Two Reviewer" w:date="2026-09-03T18:23:57.804Z">
              <w:r>
                <w:rPr>
                  <w:b/>
                </w:rPr>
                <w:t xml:space="preserve">Owner</w:t>
              </w:r>
            </w:ins>
          </w:p>
        </w:tc>
        <w:tc>
          <w:tcPr>
            <w:tcW w:w="0" w:type="auto"/>
          </w:tcPr>
          <w:p>
            <w:ins w:id="5035" w:author="Round Two Reviewer" w:date="2026-09-03T18:23:57.804Z">
              <w:r>
                <w:rPr>
                  <w:b/>
                </w:rPr>
                <w:t xml:space="preserve">Status</w:t>
              </w:r>
            </w:ins>
          </w:p>
        </w:tc>
      </w:tr>
      <w:tr>
        <w:trPr/>
        <w:tc>
          <w:tcPr>
            <w:tcW w:w="0" w:type="auto"/>
          </w:tcPr>
          <w:p>
            <w:ins w:id="5036" w:author="Round Two Reviewer" w:date="2026-09-03T18:23:57.804Z">
              <w:r>
                <w:t xml:space="preserve">Budget</w:t>
              </w:r>
            </w:ins>
          </w:p>
        </w:tc>
        <w:tc>
          <w:tcPr>
            <w:tcW w:w="0" w:type="auto"/>
          </w:tcPr>
          <w:p>
            <w:ins w:id="5037" w:author="Round Two Reviewer" w:date="2026-09-03T18:23:57.805Z">
              <w:r>
                <w:t xml:space="preserve">Treasury</w:t>
              </w:r>
            </w:ins>
          </w:p>
        </w:tc>
        <w:tc>
          <w:tcPr>
            <w:tcW w:w="0" w:type="auto"/>
          </w:tcPr>
          <w:p>
            <w:ins w:id="5038" w:author="Round Two Reviewer" w:date="2026-09-03T18:23:57.805Z">
              <w:r>
                <w:t xml:space="preserve">Complete</w:t>
              </w:r>
            </w:ins>
          </w:p>
        </w:tc>
      </w:tr>
      <w:tr>
        <w:trPr/>
        <w:tc>
          <w:tcPr>
            <w:tcW w:w="0" w:type="auto"/>
          </w:tcPr>
          <w:p>
            <w:ins w:id="5039" w:author="Round Two Reviewer" w:date="2026-09-03T18:23:57.805Z">
              <w:r>
                <w:t xml:space="preserve">Policy</w:t>
              </w:r>
            </w:ins>
          </w:p>
        </w:tc>
        <w:tc>
          <w:tcPr>
            <w:tcW w:w="0" w:type="auto"/>
          </w:tcPr>
          <w:p>
            <w:ins w:id="5040" w:author="Round Two Reviewer" w:date="2026-09-03T18:23:57.805Z">
              <w:r>
                <w:t xml:space="preserve">Compliance</w:t>
              </w:r>
            </w:ins>
          </w:p>
        </w:tc>
        <w:tc>
          <w:tcPr>
            <w:tcW w:w="0" w:type="auto"/>
          </w:tcPr>
          <w:p>
            <w:ins w:id="5041" w:author="Round Two Reviewer" w:date="2026-09-03T18:23:57.805Z">
              <w:r>
                <w:t xml:space="preserve">Approved</w:t>
              </w:r>
            </w:ins>
          </w:p>
        </w:tc>
      </w:tr>
      <w:tr>
        <w:trPr/>
        <w:tc>
          <w:tcPr>
            <w:tcW w:w="0" w:type="auto"/>
          </w:tcPr>
          <w:p>
            <w:ins w:id="5042" w:author="Round Two Reviewer" w:date="2026-09-03T18:23:57.805Z">
              <w:r>
                <w:t xml:space="preserve">Training</w:t>
              </w:r>
            </w:ins>
          </w:p>
        </w:tc>
        <w:tc>
          <w:tcPr>
            <w:tcW w:w="0" w:type="auto"/>
          </w:tcPr>
          <w:p>
            <w:ins w:id="5043" w:author="Round Two Reviewer" w:date="2026-09-03T18:23:57.805Z">
              <w:r>
                <w:t xml:space="preserve">People</w:t>
              </w:r>
            </w:ins>
          </w:p>
        </w:tc>
        <w:tc>
          <w:tcPr>
            <w:tcW w:w="0" w:type="auto"/>
          </w:tcPr>
          <w:p>
            <w:ins w:id="5044" w:author="Round Two Reviewer" w:date="2026-09-03T18:23:57.805Z">
              <w:r>
                <w:t xml:space="preserve">Scheduled</w:t>
              </w:r>
            </w:ins>
          </w:p>
        </w:tc>
      </w:tr>
    </w:tbl>
    <w:p xmlns:w="http://schemas.openxmlformats.org/wordprocessingml/2006/main">
      <w:pPr>
        <w:spacing w:after="100" w:line="300" w:lineRule="auto"/>
      </w:pPr>
      <w:r>
        <w:rPr>
          <w:rFonts w:ascii="Calibri" w:hAnsi="Calibri"/>
          <w:sz w:val="22"/>
          <w:szCs w:val="22"/>
        </w:rPr>
        <w:t xml:space="preserve"/>
      </w:r>
    </w:p>
    <w:tbl xmlns:w="http://schemas.openxmlformats.org/wordprocessingml/2006/main"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/>
        <w:gridCol/>
        <w:gridCol/>
      </w:tblGrid>
      <w:tr>
        <w:trPr/>
        <w:tc>
          <w:tcPr>
            <w:tcW w:w="0" w:type="auto"/>
          </w:tcPr>
          <w:p>
            <w:ins w:id="5048" w:author="Round Two Reviewer" w:date="2026-09-03T18:23:57.811Z">
              <w:r>
                <w:rPr>
                  <w:b/>
                </w:rPr>
                <w:t xml:space="preserve">Risk</w:t>
              </w:r>
            </w:ins>
          </w:p>
        </w:tc>
        <w:tc>
          <w:tcPr>
            <w:tcW w:w="0" w:type="auto"/>
          </w:tcPr>
          <w:p>
            <w:ins w:id="5049" w:author="Round Two Reviewer" w:date="2026-09-03T18:23:57.811Z">
              <w:r>
                <w:rPr>
                  <w:b/>
                </w:rPr>
                <w:t xml:space="preserve">Rating</w:t>
              </w:r>
            </w:ins>
          </w:p>
        </w:tc>
        <w:tc>
          <w:tcPr>
            <w:tcW w:w="0" w:type="auto"/>
          </w:tcPr>
          <w:p>
            <w:ins w:id="5050" w:author="Round Two Reviewer" w:date="2026-09-03T18:23:57.811Z">
              <w:r>
                <w:rPr>
                  <w:b/>
                </w:rPr>
                <w:t xml:space="preserve">Response</w:t>
              </w:r>
            </w:ins>
          </w:p>
        </w:tc>
      </w:tr>
      <w:tr>
        <w:trPr/>
        <w:tc>
          <w:tcPr>
            <w:tcW w:w="0" w:type="auto"/>
          </w:tcPr>
          <w:p>
            <w:ins w:id="5051" w:author="Round Two Reviewer" w:date="2026-09-03T18:23:57.811Z">
              <w:r>
                <w:t xml:space="preserve">Access</w:t>
              </w:r>
            </w:ins>
          </w:p>
        </w:tc>
        <w:tc>
          <w:tcPr>
            <w:tcW w:w="0" w:type="auto"/>
          </w:tcPr>
          <w:p>
            <w:ins w:id="5052" w:author="Round Two Reviewer" w:date="2026-09-03T18:23:57.811Z">
              <w:r>
                <w:t xml:space="preserve">Medium</w:t>
              </w:r>
            </w:ins>
          </w:p>
        </w:tc>
        <w:tc>
          <w:tcPr>
            <w:tcW w:w="0" w:type="auto"/>
          </w:tcPr>
          <w:p>
            <w:ins w:id="5053" w:author="Round Two Reviewer" w:date="2026-09-03T18:23:57.811Z">
              <w:r>
                <w:t xml:space="preserve">Mitigate</w:t>
              </w:r>
            </w:ins>
          </w:p>
        </w:tc>
      </w:tr>
      <w:tr>
        <w:trPr/>
        <w:tc>
          <w:tcPr>
            <w:tcW w:w="0" w:type="auto"/>
          </w:tcPr>
          <w:p>
            <w:ins w:id="5054" w:author="Round Two Reviewer" w:date="2026-09-03T18:23:57.811Z">
              <w:r>
                <w:t xml:space="preserve">Privacy</w:t>
              </w:r>
            </w:ins>
          </w:p>
        </w:tc>
        <w:tc>
          <w:tcPr>
            <w:tcW w:w="0" w:type="auto"/>
          </w:tcPr>
          <w:p>
            <w:ins w:id="5055" w:author="Round Two Reviewer" w:date="2026-09-03T18:23:57.811Z">
              <w:r>
                <w:t xml:space="preserve">Low</w:t>
              </w:r>
            </w:ins>
          </w:p>
        </w:tc>
        <w:tc>
          <w:tcPr>
            <w:tcW w:w="0" w:type="auto"/>
          </w:tcPr>
          <w:p>
            <w:ins w:id="5056" w:author="Round Two Reviewer" w:date="2026-09-03T18:23:57.811Z">
              <w:r>
                <w:t xml:space="preserve">Monitor</w:t>
              </w:r>
            </w:ins>
          </w:p>
        </w:tc>
      </w:tr>
      <w:tr>
        <w:trPr/>
        <w:tc>
          <w:tcPr>
            <w:tcW w:w="0" w:type="auto"/>
          </w:tcPr>
          <w:p>
            <w:ins w:id="5057" w:author="Round Two Reviewer" w:date="2026-09-03T18:23:57.811Z">
              <w:r>
                <w:t xml:space="preserve">Continuity</w:t>
              </w:r>
            </w:ins>
          </w:p>
        </w:tc>
        <w:tc>
          <w:tcPr>
            <w:tcW w:w="0" w:type="auto"/>
          </w:tcPr>
          <w:p>
            <w:ins w:id="5058" w:author="Round Two Reviewer" w:date="2026-09-03T18:23:57.811Z">
              <w:r>
                <w:t xml:space="preserve">Low</w:t>
              </w:r>
            </w:ins>
          </w:p>
        </w:tc>
        <w:tc>
          <w:tcPr>
            <w:tcW w:w="0" w:type="auto"/>
          </w:tcPr>
          <w:p>
            <w:ins w:id="5059" w:author="Round Two Reviewer" w:date="2026-09-03T18:23:57.812Z">
              <w:r>
                <w:t xml:space="preserve">Close</w:t>
              </w:r>
            </w:ins>
          </w:p>
        </w:tc>
      </w:tr>
    </w:tbl>
    <w:p xmlns:w="http://schemas.openxmlformats.org/wordprocessingml/2006/main">
      <w:pPr>
        <w:spacing w:after="100" w:line="300" w:lineRule="auto"/>
      </w:pPr>
      <w:r>
        <w:rPr>
          <w:rFonts w:ascii="Calibri" w:hAnsi="Calibri"/>
          <w:sz w:val="22"/>
          <w:szCs w:val="22"/>
        </w:rPr>
        <w:t xml:space="preserve"/>
      </w:r>
    </w:p>
    <w:tbl xmlns:w="http://schemas.openxmlformats.org/wordprocessingml/2006/main"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/>
        <w:gridCol/>
        <w:gridCol/>
      </w:tblGrid>
      <w:tr>
        <w:trPr/>
        <w:tc>
          <w:tcPr>
            <w:tcW w:w="0" w:type="auto"/>
          </w:tcPr>
          <w:p>
            <w:ins w:id="5063" w:author="Round Two Reviewer" w:date="2026-09-03T18:23:57.820Z">
              <w:r>
                <w:rPr>
                  <w:b/>
                </w:rPr>
                <w:t xml:space="preserve">Milestone</w:t>
              </w:r>
            </w:ins>
          </w:p>
        </w:tc>
        <w:tc>
          <w:tcPr>
            <w:tcW w:w="0" w:type="auto"/>
          </w:tcPr>
          <w:p>
            <w:ins w:id="5064" w:author="Round Two Reviewer" w:date="2026-09-03T18:23:57.820Z">
              <w:r>
                <w:rPr>
                  <w:b/>
                </w:rPr>
                <w:t xml:space="preserve">Date</w:t>
              </w:r>
            </w:ins>
          </w:p>
        </w:tc>
        <w:tc>
          <w:tcPr>
            <w:tcW w:w="0" w:type="auto"/>
          </w:tcPr>
          <w:p>
            <w:ins w:id="5065" w:author="Round Two Reviewer" w:date="2026-09-03T18:23:57.820Z">
              <w:r>
                <w:rPr>
                  <w:b/>
                </w:rPr>
                <w:t xml:space="preserve">Lead</w:t>
              </w:r>
            </w:ins>
          </w:p>
        </w:tc>
      </w:tr>
      <w:tr>
        <w:trPr/>
        <w:tc>
          <w:tcPr>
            <w:tcW w:w="0" w:type="auto"/>
          </w:tcPr>
          <w:p>
            <w:ins w:id="5066" w:author="Round Two Reviewer" w:date="2026-09-03T18:23:57.820Z">
              <w:r>
                <w:t xml:space="preserve">Design</w:t>
              </w:r>
            </w:ins>
          </w:p>
        </w:tc>
        <w:tc>
          <w:tcPr>
            <w:tcW w:w="0" w:type="auto"/>
          </w:tcPr>
          <w:p>
            <w:ins w:id="5067" w:author="Round Two Reviewer" w:date="2026-09-03T18:23:57.820Z">
              <w:r>
                <w:t xml:space="preserve">April 17</w:t>
              </w:r>
            </w:ins>
          </w:p>
        </w:tc>
        <w:tc>
          <w:tcPr>
            <w:tcW w:w="0" w:type="auto"/>
          </w:tcPr>
          <w:p>
            <w:ins w:id="5068" w:author="Round Two Reviewer" w:date="2026-09-03T18:23:57.820Z">
              <w:r>
                <w:t xml:space="preserve">Avery</w:t>
              </w:r>
            </w:ins>
          </w:p>
        </w:tc>
      </w:tr>
      <w:tr>
        <w:trPr/>
        <w:tc>
          <w:tcPr>
            <w:tcW w:w="0" w:type="auto"/>
          </w:tcPr>
          <w:p>
            <w:ins w:id="5069" w:author="Round Two Reviewer" w:date="2026-09-03T18:23:57.820Z">
              <w:r>
                <w:t xml:space="preserve">Readiness</w:t>
              </w:r>
            </w:ins>
          </w:p>
        </w:tc>
        <w:tc>
          <w:tcPr>
            <w:tcW w:w="0" w:type="auto"/>
          </w:tcPr>
          <w:p>
            <w:ins w:id="5070" w:author="Round Two Reviewer" w:date="2026-09-03T18:23:57.820Z">
              <w:r>
                <w:t xml:space="preserve">June 10</w:t>
              </w:r>
            </w:ins>
          </w:p>
        </w:tc>
        <w:tc>
          <w:tcPr>
            <w:tcW w:w="0" w:type="auto"/>
          </w:tcPr>
          <w:p>
            <w:ins w:id="5071" w:author="Round Two Reviewer" w:date="2026-09-03T18:23:57.820Z">
              <w:r>
                <w:t xml:space="preserve">Blair</w:t>
              </w:r>
            </w:ins>
          </w:p>
        </w:tc>
      </w:tr>
      <w:tr>
        <w:trPr/>
        <w:tc>
          <w:tcPr>
            <w:tcW w:w="0" w:type="auto"/>
          </w:tcPr>
          <w:p>
            <w:ins w:id="5072" w:author="Round Two Reviewer" w:date="2026-09-03T18:23:57.820Z">
              <w:r>
                <w:t xml:space="preserve">Launch</w:t>
              </w:r>
            </w:ins>
          </w:p>
        </w:tc>
        <w:tc>
          <w:tcPr>
            <w:tcW w:w="0" w:type="auto"/>
          </w:tcPr>
          <w:p>
            <w:ins w:id="5073" w:author="Round Two Reviewer" w:date="2026-09-03T18:23:57.820Z">
              <w:r>
                <w:t xml:space="preserve">July 4</w:t>
              </w:r>
            </w:ins>
          </w:p>
        </w:tc>
        <w:tc>
          <w:tcPr>
            <w:tcW w:w="0" w:type="auto"/>
          </w:tcPr>
          <w:p>
            <w:ins w:id="5074" w:author="Round Two Reviewer" w:date="2026-09-03T18:23:57.820Z">
              <w:r>
                <w:t xml:space="preserve">Casey</w:t>
              </w:r>
            </w:ins>
          </w:p>
        </w:tc>
      </w:tr>
    </w:tbl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10"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0">
    <w:abstractNumId w:val="10"/>
  </w:num>
  <w:num w:numId="11">
    <w:abstractNumId w:val="11"/>
  </w:num>
</w:numbering>
</file>

<file path=word/_rels/document.xml.rels><?xml version="1.0" encoding="UTF-8" standalone="yes"?>
<Relationships xmlns="http://schemas.openxmlformats.org/package/2006/relationships">
  <Relationship Id="rIdNum1" Type="http://schemas.openxmlformats.org/officeDocument/2006/relationships/numbering" Target="numbering.xml"/>
</Relationships>
</file>