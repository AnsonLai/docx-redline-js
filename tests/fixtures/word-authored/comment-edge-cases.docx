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6A4E8" w14:textId="77777777" w:rsidR="00EC6615" w:rsidRDefault="00EC6615">
      <w:r>
        <w:t xml:space="preserve">Alpha </w:t>
      </w:r>
      <w:commentRangeStart w:id="0"/>
      <w:r>
        <w:t>beta gamma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 xml:space="preserve"> delta epsilon.</w:t>
      </w:r>
    </w:p>
    <w:p w14:paraId="4F210CA5" w14:textId="6C243F17" w:rsidR="00EC6615" w:rsidRDefault="00EC6615">
      <w:commentRangeStart w:id="1"/>
      <w:r>
        <w:t xml:space="preserve">The counterparty proposed </w:t>
      </w:r>
      <w:ins w:id="2" w:author="Other Author" w:date="2026-09-29T19:58:00Z" w16du:dateUtc="2026-09-30T02:58:00Z">
        <w:r>
          <w:t xml:space="preserve">long-term </w:t>
        </w:r>
      </w:ins>
      <w:r>
        <w:t>tenure.</w:t>
      </w:r>
      <w:commentRangeEnd w:id="1"/>
      <w:r>
        <w:rPr>
          <w:rStyle w:val="CommentReference"/>
          <w:sz w:val="24"/>
          <w:szCs w:val="24"/>
        </w:rPr>
        <w:commentReference w:id="1"/>
      </w:r>
    </w:p>
    <w:p w14:paraId="082689AD" w14:textId="77777777" w:rsidR="00EC6615" w:rsidRDefault="00EC6615">
      <w:commentRangeStart w:id="3"/>
      <w:r>
        <w:t>Spanning first paragraph.</w:t>
      </w:r>
    </w:p>
    <w:p w14:paraId="4253C954" w14:textId="77777777" w:rsidR="00EC6615" w:rsidRDefault="00EC6615">
      <w:r>
        <w:t>Spanning second paragraph.</w:t>
      </w:r>
      <w:commentRangeEnd w:id="3"/>
      <w:r>
        <w:rPr>
          <w:rStyle w:val="CommentReference"/>
          <w:sz w:val="24"/>
          <w:szCs w:val="24"/>
        </w:rPr>
        <w:commentReference w:id="3"/>
      </w:r>
    </w:p>
    <w:p w14:paraId="1E4E8AF1" w14:textId="5C7DAFDD" w:rsidR="00EC6615" w:rsidRDefault="00EC6615">
      <w:commentRangeStart w:id="4"/>
      <w:r>
        <w:t xml:space="preserve">Link here: </w:t>
      </w:r>
      <w:hyperlink r:id="rId8" w:history="1">
        <w:r w:rsidRPr="00EC6615">
          <w:rPr>
            <w:rStyle w:val="Hyperlink"/>
          </w:rPr>
          <w:t>example.com</w:t>
        </w:r>
      </w:hyperlink>
      <w:r>
        <w:t xml:space="preserve"> now.</w:t>
      </w:r>
      <w:commentRangeEnd w:id="4"/>
      <w:r>
        <w:rPr>
          <w:rStyle w:val="CommentReference"/>
          <w:sz w:val="24"/>
          <w:szCs w:val="24"/>
        </w:rPr>
        <w:commentReference w:id="4"/>
      </w:r>
    </w:p>
    <w:p w14:paraId="0C5D28D0" w14:textId="46350A41" w:rsidR="00AD6419" w:rsidRDefault="00EC6615">
      <w:r>
        <w:t>Table follows.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C6615" w14:paraId="74C786AE" w14:textId="77777777" w:rsidTr="00EC661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2A8DFFF" w14:textId="48087EF5" w:rsidR="00EC6615" w:rsidRDefault="00EC6615">
            <w:r>
              <w:t>Cell one</w:t>
            </w:r>
          </w:p>
        </w:tc>
        <w:tc>
          <w:tcPr>
            <w:tcW w:w="4680" w:type="dxa"/>
          </w:tcPr>
          <w:p w14:paraId="63A6102D" w14:textId="08FB5892" w:rsidR="00EC6615" w:rsidRDefault="00EC6615">
            <w:commentRangeStart w:id="5"/>
            <w:r>
              <w:t>Cell two</w:t>
            </w:r>
            <w:commentRangeEnd w:id="5"/>
            <w:r>
              <w:rPr>
                <w:rStyle w:val="CommentReference"/>
                <w:sz w:val="24"/>
                <w:szCs w:val="24"/>
              </w:rPr>
              <w:commentReference w:id="5"/>
            </w:r>
          </w:p>
        </w:tc>
      </w:tr>
      <w:tr w:rsidR="00EC6615" w14:paraId="455E26EF" w14:textId="77777777" w:rsidTr="00EC661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586B67A" w14:textId="2D818B2B" w:rsidR="00EC6615" w:rsidRDefault="00EC6615">
            <w:r>
              <w:t>Cell three</w:t>
            </w:r>
          </w:p>
        </w:tc>
        <w:tc>
          <w:tcPr>
            <w:tcW w:w="4680" w:type="dxa"/>
          </w:tcPr>
          <w:p w14:paraId="3C132423" w14:textId="5DC4B7F4" w:rsidR="00EC6615" w:rsidRDefault="00EC6615">
            <w:r>
              <w:t>Cell four</w:t>
            </w:r>
          </w:p>
        </w:tc>
      </w:tr>
    </w:tbl>
    <w:p w14:paraId="6877783A" w14:textId="77777777" w:rsidR="00EC6615" w:rsidRDefault="00EC6615"/>
    <w:sectPr w:rsidR="00EC6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eviewer" w:date="2026-09-29T19:58:00Z" w:initials="AL">
    <w:p w14:paraId="7BD73D1F" w14:textId="344191AC" w:rsidR="00EC6615" w:rsidRDefault="00EC6615">
      <w:pPr>
        <w:pStyle w:val="CommentText"/>
      </w:pPr>
      <w:r>
        <w:rPr>
          <w:rStyle w:val="CommentReference"/>
        </w:rPr>
        <w:annotationRef/>
      </w:r>
      <w:r>
        <w:t>Middle words comment</w:t>
      </w:r>
    </w:p>
  </w:comment>
  <w:comment w:id="1" w:author="Reviewer" w:date="2026-09-29T19:58:00Z" w:initials="AL">
    <w:p w14:paraId="36239C0B" w14:textId="437B644C" w:rsidR="00EC6615" w:rsidRDefault="00EC6615">
      <w:pPr>
        <w:pStyle w:val="CommentText"/>
      </w:pPr>
      <w:r>
        <w:rPr>
          <w:rStyle w:val="CommentReference"/>
        </w:rPr>
        <w:annotationRef/>
      </w:r>
      <w:r>
        <w:t>Comment over a tracked insertion</w:t>
      </w:r>
    </w:p>
  </w:comment>
  <w:comment w:id="3" w:author="Reviewer" w:date="2026-09-29T19:58:00Z" w:initials="AL">
    <w:p w14:paraId="5724E6D7" w14:textId="71E215CB" w:rsidR="00EC6615" w:rsidRDefault="00EC6615">
      <w:pPr>
        <w:pStyle w:val="CommentText"/>
      </w:pPr>
      <w:r>
        <w:rPr>
          <w:rStyle w:val="CommentReference"/>
        </w:rPr>
        <w:annotationRef/>
      </w:r>
      <w:r>
        <w:t>Spans two paragraphs</w:t>
      </w:r>
    </w:p>
  </w:comment>
  <w:comment w:id="4" w:author="Reviewer" w:date="2026-09-29T19:58:00Z" w:initials="AL">
    <w:p w14:paraId="5CD0A3ED" w14:textId="2E3352CF" w:rsidR="00EC6615" w:rsidRDefault="00EC6615">
      <w:pPr>
        <w:pStyle w:val="CommentText"/>
      </w:pPr>
      <w:r>
        <w:rPr>
          <w:rStyle w:val="CommentReference"/>
        </w:rPr>
        <w:annotationRef/>
      </w:r>
      <w:r>
        <w:t>On a paragraph with a hyperlink</w:t>
      </w:r>
    </w:p>
  </w:comment>
  <w:comment w:id="5" w:author="Reviewer" w:date="2026-09-29T19:58:00Z" w:initials="AL">
    <w:p w14:paraId="5ED1E27B" w14:textId="21D1FDD3" w:rsidR="00EC6615" w:rsidRDefault="00EC6615">
      <w:pPr>
        <w:pStyle w:val="CommentText"/>
      </w:pPr>
      <w:r>
        <w:rPr>
          <w:rStyle w:val="CommentReference"/>
        </w:rPr>
        <w:annotationRef/>
      </w:r>
      <w:r>
        <w:t>Comment in a table cell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D73D1F" w15:done="0"/>
  <w15:commentEx w15:paraId="36239C0B" w15:done="0"/>
  <w15:commentEx w15:paraId="5724E6D7" w15:done="0"/>
  <w15:commentEx w15:paraId="5CD0A3ED" w15:done="0"/>
  <w15:commentEx w15:paraId="5ED1E27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2A9B665" w16cex:dateUtc="2026-09-30T02:58:00Z"/>
  <w16cex:commentExtensible w16cex:durableId="082B7CE9" w16cex:dateUtc="2026-09-30T02:58:00Z"/>
  <w16cex:commentExtensible w16cex:durableId="1D2567C5" w16cex:dateUtc="2026-09-30T02:58:00Z"/>
  <w16cex:commentExtensible w16cex:durableId="2FE17C10" w16cex:dateUtc="2026-09-30T02:58:00Z"/>
  <w16cex:commentExtensible w16cex:durableId="24B2D31D" w16cex:dateUtc="2026-09-30T02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D73D1F" w16cid:durableId="62A9B665"/>
  <w16cid:commentId w16cid:paraId="36239C0B" w16cid:durableId="082B7CE9"/>
  <w16cid:commentId w16cid:paraId="5724E6D7" w16cid:durableId="1D2567C5"/>
  <w16cid:commentId w16cid:paraId="5CD0A3ED" w16cid:durableId="2FE17C10"/>
  <w16cid:commentId w16cid:paraId="5ED1E27B" w16cid:durableId="24B2D31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er">
    <w15:presenceInfo w15:providerId="None" w15:userId="Reviewer"/>
  </w15:person>
  <w15:person w15:author="Other Author">
    <w15:presenceInfo w15:providerId="None" w15:userId="Other 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615"/>
    <w:rsid w:val="001629B3"/>
    <w:rsid w:val="00356848"/>
    <w:rsid w:val="00370D9D"/>
    <w:rsid w:val="00AD6419"/>
    <w:rsid w:val="00B97680"/>
    <w:rsid w:val="00C16514"/>
    <w:rsid w:val="00EC6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5FE9F"/>
  <w15:chartTrackingRefBased/>
  <w15:docId w15:val="{1CBB4DC5-E952-424D-AE45-BD625AA59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615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C66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661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661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66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661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C661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C66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66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" TargetMode="Externa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theme" Target="theme/theme1.xml"/><Relationship Id="rId5" Type="http://schemas.microsoft.com/office/2011/relationships/commentsExtended" Target="commentsExtended.xml"/><Relationship Id="rId10" Type="http://schemas.microsoft.com/office/2011/relationships/people" Target="people.xml"/><Relationship Id="rId4" Type="http://schemas.openxmlformats.org/officeDocument/2006/relationships/comments" Target="commen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Reviewer</cp:lastModifiedBy>
  <cp:revision>1</cp:revision>
  <dcterms:created xsi:type="dcterms:W3CDTF">2026-09-30T02:58:00Z</dcterms:created>
  <dcterms:modified xsi:type="dcterms:W3CDTF">2026-09-30T02:58:00Z</dcterms:modified>
</cp:coreProperties>
</file>