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rPr>
          <w:del w:id="100" w:author="A" w:date="2026-01-01T00:00:00Z"/>
        </w:rPr>
      </w:pPr>
      <w:r>
        <w:t xml:space="preserve">Untracked.</w:t>
      </w:r>
    </w:p>
    <w:p>
      <w:r>
        <w:t xml:space="preserve">Omega.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