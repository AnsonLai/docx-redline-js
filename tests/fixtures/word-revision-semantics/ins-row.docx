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Existing row.</w:t>
            </w:r>
          </w:p>
        </w:tc>
      </w:tr>
      <w:tr>
        <w:trPr>
          <w:ins w:id="102" w:author="A" w:date="2026-01-01T00:00:00Z"/>
        </w:trPr>
        <w:tc>
          <w:tcPr>
            <w:tcW w:w="4000" w:type="dxa"/>
          </w:tcPr>
          <w:p>
            <w:pPr>
              <w:rPr>
                <w:ins w:id="101" w:author="A" w:date="2026-01-01T00:00:00Z"/>
              </w:rPr>
            </w:pPr>
            <w:ins w:id="100" w:author="A" w:date="2026-01-01T00:00:00Z">
              <w:r>
                <w:t xml:space="preserve">Inserted row.</w:t>
              </w:r>
            </w:ins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