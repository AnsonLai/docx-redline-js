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rPr>
          <w:del w:id="101" w:author="A" w:date="2026-01-01T00:00:00Z"/>
        </w:rPr>
      </w:pPr>
      <w:bookmarkStart w:id="900" w:name="bm1"/>
      <w:del w:id="100" w:author="A" w:date="2026-01-01T00:00:00Z">
        <w:r>
          <w:delText xml:space="preserve">Deleted.</w:delText>
        </w:r>
      </w:del>
      <w:bookmarkEnd w:id="900"/>
    </w:p>
    <w:p>
      <w:r>
        <w:t xml:space="preserve">Omega.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