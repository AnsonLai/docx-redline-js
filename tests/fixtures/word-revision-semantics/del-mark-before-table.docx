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Intro.</w:t>
      </w:r>
    </w:p>
    <w:p>
      <w:pPr>
        <w:rPr>
          <w:del w:id="101" w:author="A" w:date="2026-01-01T00:00:00Z"/>
        </w:rPr>
      </w:pPr>
      <w:del w:id="100" w:author="A" w:date="2026-01-01T00:00:00Z">
        <w:r>
          <w:delText xml:space="preserve">Deleted.</w:delText>
        </w:r>
      </w:del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t xml:space="preserve">Cell.</w:t>
            </w:r>
          </w:p>
        </w:tc>
      </w:tr>
    </w:tbl>
    <w:p>
      <w:r>
        <w:t xml:space="preserve">After table.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