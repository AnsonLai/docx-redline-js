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First.</w:t>
      </w:r>
    </w:p>
    <w:p>
      <w:r>
        <w:t xml:space="preserve">Second paragraph.</w:t>
      </w:r>
    </w:p>
    <w:p>
      <w:pPr>
        <w:pStyle w:val="ListParagraph"/>
        <w:numPr>
          <w:ilvl w:val="0"/>
          <w:numId w:val="1"/>
        </w:numPr>
        <w:rPr>
          <w:ins w:id="101" w:author="A" w:date="2026-01-01T00:00:00Z"/>
        </w:rPr>
      </w:pPr>
      <w:ins w:id="100" w:author="A" w:date="2026-01-01T00:00:00Z">
        <w:r>
          <w:t xml:space="preserve">Added last.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