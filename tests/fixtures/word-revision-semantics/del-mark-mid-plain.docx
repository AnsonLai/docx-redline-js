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del w:id="101" w:author="A" w:date="2026-01-01T00:00:00Z"/>
        </w:rPr>
      </w:pPr>
      <w:del w:id="100" w:author="A" w:date="2026-01-01T00:00:00Z">
        <w:r>
          <w:delText xml:space="preserve">Deleted.</w:delText>
        </w:r>
      </w:del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