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 xml:space="preserve">Intro.</w:t>
      </w:r>
    </w:p>
    <w:p>
      <w:pPr>
        <w:rPr>
          <w:ins w:id="101" w:author="A" w:date="2026-01-01T00:00:00Z"/>
        </w:rPr>
      </w:pPr>
      <w:ins w:id="100" w:author="A" w:date="2026-01-01T00:00:00Z">
        <w:r>
          <w:t xml:space="preserve">Inserted.</w:t>
        </w:r>
      </w:ins>
    </w:p>
    <w:tbl>
      <w:tblPr>
        <w:tblW w:w="0" w:type="auto"/>
      </w:tblPr>
      <w:tblGrid>
        <w:gridCol w:w="4000"/>
      </w:tblGrid>
      <w:tr>
        <w:tc>
          <w:tcPr>
            <w:tcW w:w="4000" w:type="dxa"/>
          </w:tcPr>
          <w:p>
            <w:r>
              <w:t xml:space="preserve">Cell.</w:t>
            </w:r>
          </w:p>
        </w:tc>
      </w:tr>
    </w:tbl>
    <w:p>
      <w:r>
        <w:t xml:space="preserve">After table.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-"/>
      <w:lvlJc w:val="left"/>
      <w:pPr>
        <w:ind w:left="720" w:hanging="360"/>
      </w:pPr>
    </w:lvl>
  </w:abstractNum>
  <w:num w:numId="1">
    <w:abstractNumId w:val="0"/>
  </w:num>
</w:numbering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</w:rPr>
  </w:style>
  <w:style w:type="paragraph" w:styleId="ListParagraph">
    <w:name w:val="List Paragraph"/>
    <w:basedOn w:val="Normal"/>
    <w:pPr>
      <w:ind w:left="720"/>
    </w:p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