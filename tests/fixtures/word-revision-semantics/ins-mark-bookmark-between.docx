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rPr>
          <w:ins w:id="101" w:author="A" w:date="2026-01-01T00:00:00Z"/>
        </w:rPr>
      </w:pPr>
      <w:bookmarkStart w:id="900" w:name="bm1"/>
      <w:ins w:id="100" w:author="A" w:date="2026-01-01T00:00:00Z">
        <w:r>
          <w:t xml:space="preserve">Inserted.</w:t>
        </w:r>
      </w:ins>
      <w:bookmarkEnd w:id="900"/>
    </w:p>
    <w:p>
      <w:r>
        <w:t xml:space="preserve">Omega.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