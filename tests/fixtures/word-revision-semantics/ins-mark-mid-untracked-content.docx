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Alpha.</w:t>
      </w:r>
    </w:p>
    <w:p>
      <w:pPr>
        <w:rPr>
          <w:ins w:id="100" w:author="A" w:date="2026-01-01T00:00:00Z"/>
        </w:rPr>
      </w:pPr>
      <w:r>
        <w:t xml:space="preserve">Untracked.</w:t>
      </w:r>
    </w:p>
    <w:p>
      <w:r>
        <w:t xml:space="preserve">Omega.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-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