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Alpha.</w:t>
      </w:r>
    </w:p>
    <w:p>
      <w:pPr>
        <w:rPr>
          <w:del w:id="101" w:author="A" w:date="2026-01-01T00:00:00Z"/>
        </w:rPr>
      </w:pPr>
      <w:del w:id="100" w:author="A" w:date="2026-01-01T00:00:00Z">
        <w:r>
          <w:delText xml:space="preserve">Old.</w:delText>
        </w:r>
      </w:del>
    </w:p>
    <w:p>
      <w:pPr>
        <w:rPr>
          <w:ins w:id="103" w:author="A" w:date="2026-01-01T00:00:00Z"/>
        </w:rPr>
      </w:pPr>
      <w:ins w:id="102" w:author="A" w:date="2026-01-01T00:00:00Z">
        <w:r>
          <w:t xml:space="preserve">New.</w:t>
        </w:r>
      </w:ins>
    </w:p>
    <w:p>
      <w:r>
        <w:t xml:space="preserve">Keep.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-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</w:rPr>
  </w:style>
  <w:style w:type="paragraph" w:styleId="ListParagraph">
    <w:name w:val="List Paragraph"/>
    <w:basedOn w:val="Normal"/>
    <w:pPr>
      <w:ind w:left="72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