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First.</w:t>
      </w:r>
    </w:p>
    <w:p>
      <w:pPr>
        <w:rPr>
          <w:del w:id="101" w:author="A" w:date="2026-01-01T00:00:00Z"/>
        </w:rPr>
      </w:pPr>
      <w:del w:id="100" w:author="A" w:date="2026-01-01T00:00:00Z">
        <w:r>
          <w:delText xml:space="preserve">Gone last.</w:delText>
        </w:r>
      </w:del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