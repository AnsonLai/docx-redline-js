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Intro.</w:t>
      </w:r>
    </w:p>
    <w:tbl>
      <w:tblPr>
        <w:tblW w:w="0" w:type="auto"/>
      </w:tblPr>
      <w:tblGrid>
        <w:gridCol w:w="4000"/>
      </w:tblGrid>
      <w:tr>
        <w:tc>
          <w:tcPr>
            <w:tcW w:w="4000" w:type="dxa"/>
          </w:tcPr>
          <w:p>
            <w:r>
              <w:t xml:space="preserve">Existing row.</w:t>
            </w:r>
          </w:p>
        </w:tc>
      </w:tr>
      <w:tr>
        <w:trPr>
          <w:del w:id="102" w:author="A" w:date="2026-01-01T00:00:00Z"/>
        </w:trPr>
        <w:tc>
          <w:tcPr>
            <w:tcW w:w="4000" w:type="dxa"/>
          </w:tcPr>
          <w:p>
            <w:pPr>
              <w:rPr>
                <w:del w:id="101" w:author="A" w:date="2026-01-01T00:00:00Z"/>
              </w:rPr>
            </w:pPr>
            <w:del w:id="100" w:author="A" w:date="2026-01-01T00:00:00Z">
              <w:r>
                <w:delText xml:space="preserve">Deleted row.</w:delText>
              </w:r>
            </w:del>
          </w:p>
        </w:tc>
      </w:tr>
    </w:tbl>
    <w:p>
      <w:r>
        <w:t xml:space="preserve">After table.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-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