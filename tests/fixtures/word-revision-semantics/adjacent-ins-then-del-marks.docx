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ins w:id="101" w:author="A" w:date="2026-01-01T00:00:00Z"/>
        </w:rPr>
      </w:pPr>
      <w:ins w:id="100" w:author="A" w:date="2026-01-01T00:00:00Z">
        <w:r>
          <w:t xml:space="preserve">New.</w:t>
        </w:r>
      </w:ins>
    </w:p>
    <w:p>
      <w:pPr>
        <w:rPr>
          <w:del w:id="103" w:author="A" w:date="2026-01-01T00:00:00Z"/>
        </w:rPr>
      </w:pPr>
      <w:del w:id="102" w:author="A" w:date="2026-01-01T00:00:00Z">
        <w:r>
          <w:delText xml:space="preserve">Old.</w:delText>
        </w:r>
      </w:del>
    </w:p>
    <w:p>
      <w:r>
        <w:t xml:space="preserve">Keep.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