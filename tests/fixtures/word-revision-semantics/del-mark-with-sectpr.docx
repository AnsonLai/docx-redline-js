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del w:id="101" w:author="A" w:date="2026-01-01T00:00:00Z"/>
        </w:rPr>
        <w:sectPr>
          <w:pgSz w:w="12240" w:h="15840"/>
        </w:sectPr>
      </w:pPr>
      <w:del w:id="100" w:author="A" w:date="2026-01-01T00:00:00Z">
        <w:r>
          <w:delText xml:space="preserve">Section one end.</w:delText>
        </w:r>
      </w:del>
    </w:p>
    <w:p>
      <w:r>
        <w:t xml:space="preserve">Section two.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