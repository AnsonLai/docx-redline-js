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Alpha.</w:t>
      </w:r>
    </w:p>
    <w:p>
      <w:pPr>
        <w:rPr>
          <w:ins w:id="101" w:author="A" w:date="2026-01-01T00:00:00Z"/>
        </w:rPr>
      </w:pPr>
      <w:ins w:id="100" w:author="A" w:date="2026-01-01T00:00:00Z">
        <w:r>
          <w:t xml:space="preserve">Inserted.</w:t>
        </w:r>
      </w:ins>
    </w:p>
    <w:p>
      <w:r>
        <w:t xml:space="preserve">Omega.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