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r>
        <w:t xml:space="preserve">Final paragraph.</w:t>
      </w:r>
    </w:p>
    <w:tbl>
      <w:tblPr>
        <w:tblW w:w="0" w:type="auto"/>
      </w:tblPr>
      <w:tblGrid>
        <w:gridCol w:w="4000"/>
      </w:tblGrid>
      <w:tr>
        <w:trPr>
          <w:ins w:id="104" w:author="A" w:date="2026-01-01T00:00:00Z"/>
        </w:trPr>
        <w:tc>
          <w:tcPr>
            <w:tcW w:w="4000" w:type="dxa"/>
          </w:tcPr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R1C1</w:t>
              </w:r>
            </w:ins>
          </w:p>
        </w:tc>
        <w:tc>
          <w:tcPr>
            <w:tcW w:w="4000" w:type="dxa"/>
          </w:tcPr>
          <w:p>
            <w:pPr>
              <w:rPr>
                <w:ins w:id="103" w:author="A" w:date="2026-01-01T00:00:00Z"/>
              </w:rPr>
            </w:pPr>
            <w:ins w:id="102" w:author="A" w:date="2026-01-01T00:00:00Z">
              <w:r>
                <w:t xml:space="preserve">R1C2</w:t>
              </w:r>
            </w:ins>
          </w:p>
        </w:tc>
      </w:tr>
      <w:tr>
        <w:trPr>
          <w:ins w:id="109" w:author="A" w:date="2026-01-01T00:00:00Z"/>
        </w:trPr>
        <w:tc>
          <w:tcPr>
            <w:tcW w:w="4000" w:type="dxa"/>
          </w:tcPr>
          <w:p>
            <w:pPr>
              <w:rPr>
                <w:ins w:id="106" w:author="A" w:date="2026-01-01T00:00:00Z"/>
              </w:rPr>
            </w:pPr>
            <w:ins w:id="105" w:author="A" w:date="2026-01-01T00:00:00Z">
              <w:r>
                <w:t xml:space="preserve">R2C1</w:t>
              </w:r>
            </w:ins>
          </w:p>
        </w:tc>
        <w:tc>
          <w:tcPr>
            <w:tcW w:w="4000" w:type="dxa"/>
          </w:tcPr>
          <w:p>
            <w:pPr>
              <w:rPr>
                <w:ins w:id="108" w:author="A" w:date="2026-01-01T00:00:00Z"/>
              </w:rPr>
            </w:pPr>
            <w:ins w:id="107" w:author="A" w:date="2026-01-01T00:00:00Z">
              <w:r>
                <w:t xml:space="preserve">R2C2</w:t>
              </w:r>
            </w:ins>
          </w:p>
        </w:tc>
      </w:tr>
    </w:tbl>
    <w:p>
      <w:pPr>
        <w:rPr>
          <w:ins w:id="110" w:author="A" w:date="2026-01-01T00:00:00Z"/>
        </w:rPr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