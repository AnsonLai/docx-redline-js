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Intro.</w:t>
      </w:r>
    </w:p>
    <w:tbl>
      <w:tblPr>
        <w:tblW w:w="0" w:type="auto"/>
      </w:tblPr>
      <w:tblGrid>
        <w:gridCol w:w="4000"/>
      </w:tblGrid>
      <w:tr>
        <w:tc>
          <w:tcPr>
            <w:tcW w:w="4000" w:type="dxa"/>
          </w:tcPr>
          <w:p>
            <w:r>
              <w:t xml:space="preserve">Cell one.</w:t>
            </w:r>
          </w:p>
          <w:p>
            <w:pPr>
              <w:rPr>
                <w:del w:id="101" w:author="A" w:date="2026-01-01T00:00:00Z"/>
              </w:rPr>
            </w:pPr>
            <w:del w:id="100" w:author="A" w:date="2026-01-01T00:00:00Z">
              <w:r>
                <w:delText xml:space="preserve">Cell two.</w:delText>
              </w:r>
            </w:del>
          </w:p>
        </w:tc>
      </w:tr>
    </w:tbl>
    <w:p>
      <w:r>
        <w:t xml:space="preserve">After table.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