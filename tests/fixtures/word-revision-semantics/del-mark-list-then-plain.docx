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pStyle w:val="ListParagraph"/>
        <w:numPr>
          <w:ilvl w:val="0"/>
          <w:numId w:val="1"/>
        </w:numPr>
        <w:rPr>
          <w:del w:id="101" w:author="A" w:date="2026-01-01T00:00:00Z"/>
        </w:rPr>
      </w:pPr>
      <w:del w:id="100" w:author="A" w:date="2026-01-01T00:00:00Z">
        <w:r>
          <w:delText xml:space="preserve">Item.</w:delText>
        </w:r>
      </w:del>
    </w:p>
    <w:p>
      <w:r>
        <w:t xml:space="preserve">Plain after.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