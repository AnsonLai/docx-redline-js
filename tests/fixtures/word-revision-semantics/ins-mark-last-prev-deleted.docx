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First.</w:t>
      </w:r>
    </w:p>
    <w:p>
      <w:pPr>
        <w:rPr>
          <w:del w:id="101" w:author="A" w:date="2026-01-01T00:00:00Z"/>
        </w:rPr>
      </w:pPr>
      <w:del w:id="100" w:author="A" w:date="2026-01-01T00:00:00Z">
        <w:r>
          <w:delText xml:space="preserve">Second paragraph.</w:delText>
        </w:r>
      </w:del>
    </w:p>
    <w:p>
      <w:pPr>
        <w:pStyle w:val="ListParagraph"/>
        <w:numPr>
          <w:ilvl w:val="0"/>
          <w:numId w:val="1"/>
        </w:numPr>
        <w:rPr>
          <w:ins w:id="103" w:author="A" w:date="2026-01-01T00:00:00Z"/>
        </w:rPr>
      </w:pPr>
      <w:ins w:id="102" w:author="A" w:date="2026-01-01T00:00:00Z">
        <w:r>
          <w:t xml:space="preserve">Item one.</w:t>
        </w:r>
      </w:ins>
    </w:p>
    <w:p>
      <w:pPr>
        <w:pStyle w:val="ListParagraph"/>
        <w:numPr>
          <w:ilvl w:val="0"/>
          <w:numId w:val="1"/>
        </w:numPr>
        <w:rPr>
          <w:ins w:id="105" w:author="A" w:date="2026-01-01T00:00:00Z"/>
        </w:rPr>
      </w:pPr>
      <w:ins w:id="104" w:author="A" w:date="2026-01-01T00:00:00Z">
        <w:r>
          <w:t xml:space="preserve">Item two.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