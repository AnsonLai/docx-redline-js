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First.</w:t>
      </w:r>
    </w:p>
    <w:p>
      <w:r>
        <w:t xml:space="preserve">Second.</w:t>
      </w:r>
    </w:p>
    <w:p>
      <w:pPr>
        <w:pStyle w:val="ListParagraph"/>
        <w:numPr>
          <w:ilvl w:val="0"/>
          <w:numId w:val="1"/>
        </w:numPr>
        <w:rPr>
          <w:del w:id="101" w:author="A" w:date="2026-01-01T00:00:00Z"/>
        </w:rPr>
      </w:pPr>
      <w:del w:id="100" w:author="A" w:date="2026-01-01T00:00:00Z">
        <w:r>
          <w:delText xml:space="preserve">Gone last.</w:delText>
        </w:r>
      </w:del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-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