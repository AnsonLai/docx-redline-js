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Alpha.</w:t>
      </w:r>
    </w:p>
    <w:p>
      <w:pPr>
        <w:rPr>
          <w:ins w:id="101" w:author="A" w:date="2026-01-01T00:00:00Z"/>
        </w:rPr>
      </w:pPr>
      <w:ins w:id="100" w:author="A" w:date="2026-01-01T00:00:00Z">
        <w:r>
          <w:t xml:space="preserve">By A.</w:t>
        </w:r>
      </w:ins>
    </w:p>
    <w:p>
      <w:pPr>
        <w:rPr>
          <w:ins w:id="103" w:author="B" w:date="2026-01-01T00:00:00Z"/>
        </w:rPr>
      </w:pPr>
      <w:ins w:id="102" w:author="B" w:date="2026-01-01T00:00:00Z">
        <w:r>
          <w:t xml:space="preserve">By B.</w:t>
        </w:r>
      </w:ins>
    </w:p>
    <w:p>
      <w:pPr>
        <w:rPr>
          <w:del w:id="105" w:author="C" w:date="2026-01-01T00:00:00Z"/>
        </w:rPr>
      </w:pPr>
      <w:del w:id="104" w:author="C" w:date="2026-01-01T00:00:00Z">
        <w:r>
          <w:delText xml:space="preserve">By C.</w:delText>
        </w:r>
      </w:del>
    </w:p>
    <w:p>
      <w:r>
        <w:t xml:space="preserve">Omega.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-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</w:rPr>
  </w:style>
  <w:style w:type="paragraph" w:styleId="ListParagraph">
    <w:name w:val="List Paragraph"/>
    <w:basedOn w:val="Normal"/>
    <w:pPr>
      <w:ind w:left="72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