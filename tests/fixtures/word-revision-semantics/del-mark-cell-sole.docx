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Intro.</w:t>
      </w:r>
    </w:p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pPr>
              <w:rPr>
                <w:del w:id="101" w:author="A" w:date="2026-01-01T00:00:00Z"/>
              </w:rPr>
            </w:pPr>
            <w:del w:id="100" w:author="A" w:date="2026-01-01T00:00:00Z">
              <w:r>
                <w:delText xml:space="preserve">Cell del.</w:delText>
              </w:r>
            </w:del>
          </w:p>
        </w:tc>
      </w:tr>
    </w:tbl>
    <w:p>
      <w:r>
        <w:t xml:space="preserve">After table.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