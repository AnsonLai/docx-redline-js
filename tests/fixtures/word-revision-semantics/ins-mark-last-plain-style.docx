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First.</w:t>
      </w:r>
    </w:p>
    <w:p>
      <w:pPr>
        <w:rPr>
          <w:ins w:id="101" w:author="A" w:date="2026-01-01T00:00:00Z"/>
        </w:rPr>
      </w:pPr>
      <w:ins w:id="100" w:author="A" w:date="2026-01-01T00:00:00Z">
        <w:r>
          <w:t xml:space="preserve">Added last.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