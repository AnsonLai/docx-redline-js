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360"/>
      </w:tblGrid>
      <w:tr w:rsidR="00A13064" w14:paraId="60519880" w14:textId="77777777" w:rsidTr="00A13064">
        <w:tblPrEx>
          <w:tblCellMar>
            <w:top w:w="0" w:type="dxa"/>
            <w:bottom w:w="0" w:type="dxa"/>
          </w:tblCellMar>
        </w:tblPrEx>
        <w:tc>
          <w:tcPr>
            <w:tcW w:w="9360" w:type="dxa"/>
          </w:tcPr>
          <w:p w14:paraId="0809235F" w14:textId="54DA7B85" w:rsidR="00A13064" w:rsidDel="00A13064" w:rsidRDefault="00A13064" w:rsidP="00A13064">
            <w:pPr>
              <w:rPr>
                <w:del w:id="0" w:author="AuthorTwo" w:date="2026-09-05T14:48:00Z" w16du:dateUtc="2026-09-05T21:48:00Z"/>
              </w:rPr>
            </w:pPr>
            <w:r>
              <w:t>Cell paragraph 1</w:t>
            </w:r>
          </w:p>
          <w:p w14:paraId="3CF00DE3" w14:textId="619EAD48" w:rsidR="00A13064" w:rsidRDefault="00A13064">
            <w:r>
              <w:t>Cell paragraph 2</w:t>
            </w:r>
          </w:p>
        </w:tc>
      </w:tr>
    </w:tbl>
    <w:p w14:paraId="2E46F4A5" w14:textId="77777777" w:rsidR="00AD6419" w:rsidRDefault="00AD6419"/>
    <w:sectPr w:rsidR="00AD64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uthorTwo">
    <w15:presenceInfo w15:providerId="None" w15:userId="AuthorTwo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064"/>
    <w:rsid w:val="001629B3"/>
    <w:rsid w:val="00356848"/>
    <w:rsid w:val="00370D9D"/>
    <w:rsid w:val="008645FB"/>
    <w:rsid w:val="00A13064"/>
    <w:rsid w:val="00AD6419"/>
    <w:rsid w:val="00B97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1EF17"/>
  <w15:chartTrackingRefBased/>
  <w15:docId w15:val="{FF9F8F48-D75D-4CB7-B700-A1352A660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30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30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30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30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30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30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30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0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30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0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30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30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30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30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30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30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30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30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30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30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30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30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30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30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30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30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30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30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3064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A1306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AuthorTwo</dc:creator>
  <cp:keywords/>
  <dc:description/>
  <cp:lastModifiedBy>AuthorTwo</cp:lastModifiedBy>
  <cp:revision>1</cp:revision>
  <dcterms:created xsi:type="dcterms:W3CDTF">2026-09-05T21:48:00Z</dcterms:created>
  <dcterms:modified xsi:type="dcterms:W3CDTF">2026-09-05T21:48:00Z</dcterms:modified>
</cp:coreProperties>
</file>