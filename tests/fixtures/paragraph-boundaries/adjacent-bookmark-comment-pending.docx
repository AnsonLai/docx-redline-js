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F4178" w14:textId="6CD4712F" w:rsidR="00AD6419" w:rsidDel="004F0C3B" w:rsidRDefault="004F0C3B">
      <w:pPr>
        <w:rPr>
          <w:del w:id="0" w:author="AuthorTwo" w:date="2026-09-05T14:48:00Z" w16du:dateUtc="2026-09-05T21:48:00Z"/>
        </w:rPr>
      </w:pPr>
      <w:bookmarkStart w:id="1" w:name="TestBookmark"/>
      <w:commentRangeStart w:id="2"/>
      <w:r>
        <w:t>Paragraph</w:t>
      </w:r>
      <w:bookmarkEnd w:id="1"/>
      <w:commentRangeEnd w:id="2"/>
      <w:r>
        <w:rPr>
          <w:rStyle w:val="CommentReference"/>
          <w:sz w:val="24"/>
          <w:szCs w:val="24"/>
        </w:rPr>
        <w:commentReference w:id="2"/>
      </w:r>
      <w:r>
        <w:t xml:space="preserve"> with bookmark.</w:t>
      </w:r>
    </w:p>
    <w:p w14:paraId="405F7E7F" w14:textId="4E632CAE" w:rsidR="004F0C3B" w:rsidRDefault="004F0C3B">
      <w:r>
        <w:t>Second paragraph.</w:t>
      </w:r>
    </w:p>
    <w:sectPr w:rsidR="004F0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uthorTwo" w:date="2026-09-05T14:48:00Z" w:initials="AL">
    <w:p w14:paraId="4DB5EA40" w14:textId="2CD0BF55" w:rsidR="004F0C3B" w:rsidRDefault="004F0C3B">
      <w:pPr>
        <w:pStyle w:val="CommentText"/>
      </w:pPr>
      <w:r>
        <w:rPr>
          <w:rStyle w:val="CommentReference"/>
        </w:rPr>
        <w:annotationRef/>
      </w:r>
      <w:r>
        <w:t>Comment on first paragraph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B5EA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091A78" w16cex:dateUtc="2026-09-05T21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B5EA40" w16cid:durableId="3E091A7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Two">
    <w15:presenceInfo w15:providerId="None" w15:userId="AuthorTw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C3B"/>
    <w:rsid w:val="001629B3"/>
    <w:rsid w:val="00356848"/>
    <w:rsid w:val="00370D9D"/>
    <w:rsid w:val="004F0C3B"/>
    <w:rsid w:val="008645FB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8773"/>
  <w15:chartTrackingRefBased/>
  <w15:docId w15:val="{0E804C92-6AA7-41F5-8450-834FEC66F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C3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F0C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0C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0C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0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0C3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F0C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1</cp:revision>
  <dcterms:created xsi:type="dcterms:W3CDTF">2026-09-05T21:48:00Z</dcterms:created>
  <dcterms:modified xsi:type="dcterms:W3CDTF">2026-09-05T21:48:00Z</dcterms:modified>
</cp:coreProperties>
</file>