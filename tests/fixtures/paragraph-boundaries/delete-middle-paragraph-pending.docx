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08F2" w14:textId="443B41A7" w:rsidR="00AD6419" w:rsidRDefault="00BE50F0">
      <w:r>
        <w:t>Paragraph one.</w:t>
      </w:r>
    </w:p>
    <w:p w14:paraId="664145EF" w14:textId="639CC372" w:rsidR="00BE50F0" w:rsidDel="00BE50F0" w:rsidRDefault="00BE50F0">
      <w:pPr>
        <w:rPr>
          <w:del w:id="0" w:author="AuthorTwo" w:date="2026-09-05T14:48:00Z" w16du:dateUtc="2026-09-05T21:48:00Z"/>
        </w:rPr>
      </w:pPr>
      <w:del w:id="1" w:author="AuthorTwo" w:date="2026-09-05T14:48:00Z" w16du:dateUtc="2026-09-05T21:48:00Z">
        <w:r w:rsidDel="00BE50F0">
          <w:delText>Paragraph two.</w:delText>
        </w:r>
      </w:del>
    </w:p>
    <w:p w14:paraId="2F83C214" w14:textId="6CB935F5" w:rsidR="00BE50F0" w:rsidRDefault="00BE50F0">
      <w:r>
        <w:t>Paragraph three.</w:t>
      </w:r>
    </w:p>
    <w:sectPr w:rsidR="00BE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F0"/>
    <w:rsid w:val="001629B3"/>
    <w:rsid w:val="00356848"/>
    <w:rsid w:val="00370D9D"/>
    <w:rsid w:val="008645FB"/>
    <w:rsid w:val="00AD6419"/>
    <w:rsid w:val="00B97680"/>
    <w:rsid w:val="00BE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0FA4"/>
  <w15:chartTrackingRefBased/>
  <w15:docId w15:val="{DC800E9D-0C5A-4027-9E68-B0F305BD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0F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E50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