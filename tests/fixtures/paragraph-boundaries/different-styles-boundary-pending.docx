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7843" w14:textId="7210CEAF" w:rsidR="00AD6419" w:rsidDel="00E26A93" w:rsidRDefault="00E26A93" w:rsidP="00E26A93">
      <w:pPr>
        <w:pStyle w:val="Heading1"/>
        <w:rPr>
          <w:del w:id="0" w:author="AuthorTwo" w:date="2026-09-05T14:48:00Z" w16du:dateUtc="2026-09-05T21:48:00Z"/>
        </w:rPr>
      </w:pPr>
      <w:r>
        <w:t>Heading title</w:t>
      </w:r>
    </w:p>
    <w:p w14:paraId="3F825464" w14:textId="05EC51EE" w:rsidR="00E26A93" w:rsidRPr="00E26A93" w:rsidRDefault="00E26A93" w:rsidP="00E26A93">
      <w:pPr>
        <w:pStyle w:val="Heading1"/>
        <w:pPrChange w:id="1" w:author="AuthorTwo" w:date="2026-09-05T14:48:00Z" w16du:dateUtc="2026-09-05T21:48:00Z">
          <w:pPr/>
        </w:pPrChange>
      </w:pPr>
      <w:r>
        <w:t>Normal body text.</w:t>
      </w:r>
    </w:p>
    <w:sectPr w:rsidR="00E26A93" w:rsidRPr="00E2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93"/>
    <w:rsid w:val="001629B3"/>
    <w:rsid w:val="00356848"/>
    <w:rsid w:val="00370D9D"/>
    <w:rsid w:val="008645FB"/>
    <w:rsid w:val="00AD6419"/>
    <w:rsid w:val="00B97680"/>
    <w:rsid w:val="00E2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CD3A"/>
  <w15:chartTrackingRefBased/>
  <w15:docId w15:val="{F9783240-3EBA-4789-8C3F-6BA88DE4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9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26A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