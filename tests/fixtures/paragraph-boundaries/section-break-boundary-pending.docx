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0523" w14:textId="451AF7FB" w:rsidR="00AE01EC" w:rsidDel="00AE01EC" w:rsidRDefault="00AE01EC">
      <w:pPr>
        <w:rPr>
          <w:del w:id="0" w:author="AuthorTwo" w:date="2026-09-05T14:48:00Z" w16du:dateUtc="2026-09-05T21:48:00Z"/>
        </w:rPr>
        <w:sectPr w:rsidR="00AE01EC" w:rsidDel="00AE01E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02EF44" w14:textId="5D7471C5" w:rsidR="00AD6419" w:rsidRDefault="00AE01EC">
      <w:r>
        <w:t>Section two text.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EC"/>
    <w:rsid w:val="001629B3"/>
    <w:rsid w:val="00356848"/>
    <w:rsid w:val="00370D9D"/>
    <w:rsid w:val="008645FB"/>
    <w:rsid w:val="00AD6419"/>
    <w:rsid w:val="00AE01EC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D930"/>
  <w15:chartTrackingRefBased/>
  <w15:docId w15:val="{A7546705-514C-4D6F-A036-0D04EDAA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E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E01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