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21A3" w14:textId="77777777" w:rsidR="00AD6419" w:rsidRDefault="004D5B14">
      <w:pPr>
        <w:rPr>
          <w:ins w:id="0" w:author="AuthorTwo" w:date="2026-09-05T14:48:00Z" w16du:dateUtc="2026-09-05T21:48:00Z"/>
        </w:rPr>
      </w:pPr>
      <w:r>
        <w:t>Paragraph one.</w:t>
      </w:r>
    </w:p>
    <w:p w14:paraId="67CBE0A0" w14:textId="77777777" w:rsidR="004D5B14" w:rsidRDefault="004D5B14"/>
    <w:p w14:paraId="2309379E" w14:textId="7CD1EC20" w:rsidR="004D5B14" w:rsidRDefault="004D5B14">
      <w:r>
        <w:t>Paragraph two.</w:t>
      </w:r>
    </w:p>
    <w:sectPr w:rsidR="004D5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14"/>
    <w:rsid w:val="001629B3"/>
    <w:rsid w:val="00356848"/>
    <w:rsid w:val="00370D9D"/>
    <w:rsid w:val="004D5B14"/>
    <w:rsid w:val="008645FB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7331"/>
  <w15:chartTrackingRefBased/>
  <w15:docId w15:val="{31698B26-8A5F-492C-9989-7C4B56B1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B1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D5B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