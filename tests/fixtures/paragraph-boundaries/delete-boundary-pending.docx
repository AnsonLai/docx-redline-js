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7FBB" w14:textId="6AAB14BC" w:rsidR="00AD6419" w:rsidDel="00DF5AE0" w:rsidRDefault="00DF5AE0">
      <w:pPr>
        <w:rPr>
          <w:del w:id="0" w:author="AuthorTwo" w:date="2026-09-05T14:48:00Z" w16du:dateUtc="2026-09-05T21:48:00Z"/>
        </w:rPr>
      </w:pPr>
      <w:r>
        <w:t>Paragraph one.</w:t>
      </w:r>
    </w:p>
    <w:p w14:paraId="463A14C2" w14:textId="3D3B39C2" w:rsidR="00DF5AE0" w:rsidRDefault="00DF5AE0">
      <w:r>
        <w:t>Paragraph two.</w:t>
      </w:r>
    </w:p>
    <w:sectPr w:rsidR="00DF5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E0"/>
    <w:rsid w:val="001629B3"/>
    <w:rsid w:val="00356848"/>
    <w:rsid w:val="00370D9D"/>
    <w:rsid w:val="008645FB"/>
    <w:rsid w:val="00AD6419"/>
    <w:rsid w:val="00B97680"/>
    <w:rsid w:val="00D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1E73"/>
  <w15:chartTrackingRefBased/>
  <w15:docId w15:val="{9F0E5A2F-2D11-485D-A335-893CF1FF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E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F5A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