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894D" w14:textId="77777777" w:rsidR="00D259E3" w:rsidRDefault="00D259E3">
      <w:pPr>
        <w:rPr>
          <w:ins w:id="0" w:author="AuthorTwo" w:date="2026-09-05T14:48:00Z" w16du:dateUtc="2026-09-05T21:48:00Z"/>
        </w:rPr>
      </w:pPr>
      <w:r>
        <w:t xml:space="preserve">Sentence one. </w:t>
      </w:r>
    </w:p>
    <w:p w14:paraId="18C6EED2" w14:textId="5072C8A0" w:rsidR="00AD6419" w:rsidRDefault="00D259E3">
      <w:r>
        <w:t>Sentence two.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Two">
    <w15:presenceInfo w15:providerId="None" w15:userId="AuthorTw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E3"/>
    <w:rsid w:val="001629B3"/>
    <w:rsid w:val="00356848"/>
    <w:rsid w:val="00370D9D"/>
    <w:rsid w:val="008645FB"/>
    <w:rsid w:val="00AD6419"/>
    <w:rsid w:val="00B97680"/>
    <w:rsid w:val="00D2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4B04"/>
  <w15:chartTrackingRefBased/>
  <w15:docId w15:val="{6C26B863-EE5A-47B5-9BC8-DF51D948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9E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259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2026-09-05T21:48:00Z</dcterms:created>
  <dcterms:modified xsi:type="dcterms:W3CDTF">2026-09-05T21:48:00Z</dcterms:modified>
</cp:coreProperties>
</file>