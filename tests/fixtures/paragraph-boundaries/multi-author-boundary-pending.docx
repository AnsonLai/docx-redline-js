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F37FE" w14:textId="77777777" w:rsidR="00207F8C" w:rsidRDefault="00207F8C">
      <w:pPr>
        <w:rPr>
          <w:ins w:id="0" w:author="AuthorOne" w:date="2026-09-05T14:48:00Z" w16du:dateUtc="2026-09-05T21:48:00Z"/>
        </w:rPr>
      </w:pPr>
      <w:r>
        <w:t>Author one text.</w:t>
      </w:r>
    </w:p>
    <w:p w14:paraId="23ABA382" w14:textId="0FDD2BAF" w:rsidR="00AD6419" w:rsidRDefault="00207F8C">
      <w:ins w:id="1" w:author="AuthorTwo" w:date="2026-09-05T14:48:00Z" w16du:dateUtc="2026-09-05T21:48:00Z">
        <w:r>
          <w:t xml:space="preserve">Updated </w:t>
        </w:r>
      </w:ins>
      <w:r>
        <w:t xml:space="preserve"> Author two text.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One">
    <w15:presenceInfo w15:providerId="None" w15:userId="AuthorOne"/>
  </w15:person>
  <w15:person w15:author="AuthorTwo">
    <w15:presenceInfo w15:providerId="None" w15:userId="AuthorTw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8C"/>
    <w:rsid w:val="001629B3"/>
    <w:rsid w:val="00207F8C"/>
    <w:rsid w:val="00356848"/>
    <w:rsid w:val="00370D9D"/>
    <w:rsid w:val="008645FB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9519"/>
  <w15:chartTrackingRefBased/>
  <w15:docId w15:val="{E1D32250-2D1E-443C-95A3-865F7D918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8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207F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1</cp:revision>
  <dcterms:created xsi:type="dcterms:W3CDTF">2026-09-05T21:48:00Z</dcterms:created>
  <dcterms:modified xsi:type="dcterms:W3CDTF">2026-09-05T21:48:00Z</dcterms:modified>
</cp:coreProperties>
</file>